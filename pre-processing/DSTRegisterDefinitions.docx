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8DC43" w14:textId="35B26346" w:rsidR="002A0E78" w:rsidRPr="002A0E78" w:rsidRDefault="002A0E78" w:rsidP="002A0E78">
      <w:pPr>
        <w:jc w:val="center"/>
        <w:rPr>
          <w:b/>
          <w:bCs/>
          <w:sz w:val="32"/>
          <w:szCs w:val="32"/>
        </w:rPr>
      </w:pPr>
      <w:bookmarkStart w:id="0" w:name="_Toc185431693"/>
      <w:r w:rsidRPr="002A0E78">
        <w:rPr>
          <w:b/>
          <w:bCs/>
          <w:sz w:val="32"/>
          <w:szCs w:val="32"/>
        </w:rPr>
        <w:t xml:space="preserve">Definition of </w:t>
      </w:r>
      <w:r>
        <w:rPr>
          <w:b/>
          <w:bCs/>
          <w:sz w:val="32"/>
          <w:szCs w:val="32"/>
        </w:rPr>
        <w:t xml:space="preserve">study population and </w:t>
      </w:r>
      <w:r w:rsidRPr="002A0E78">
        <w:rPr>
          <w:b/>
          <w:bCs/>
          <w:sz w:val="32"/>
          <w:szCs w:val="32"/>
        </w:rPr>
        <w:t>variables</w:t>
      </w:r>
      <w:bookmarkEnd w:id="0"/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  <w:t>on the Statistics Denmark Registers</w:t>
      </w:r>
    </w:p>
    <w:p w14:paraId="1FDC9A7B" w14:textId="77777777" w:rsidR="00AD588D" w:rsidRPr="00AD588D" w:rsidRDefault="00AD588D">
      <w:r w:rsidRPr="00AD588D">
        <w:t>(work in progress)</w:t>
      </w:r>
    </w:p>
    <w:p w14:paraId="5E82E17A" w14:textId="07457D5D" w:rsidR="00AD588D" w:rsidRDefault="0039472F" w:rsidP="0039472F">
      <w:r>
        <w:t xml:space="preserve">Author: </w:t>
      </w:r>
      <w:r w:rsidRPr="0039472F">
        <w:t>Clara Springhorn Grønkjær</w:t>
      </w:r>
    </w:p>
    <w:p w14:paraId="298B2858" w14:textId="42AFEE2E" w:rsidR="0039472F" w:rsidRDefault="0039472F" w:rsidP="0039472F">
      <w:r>
        <w:t>Date: 2024-12-18</w:t>
      </w:r>
    </w:p>
    <w:p w14:paraId="7ED4FEA8" w14:textId="77777777" w:rsidR="002A0E78" w:rsidRDefault="002A0E78" w:rsidP="002A0E78"/>
    <w:p w14:paraId="10D81C0F" w14:textId="2DC878F4" w:rsidR="002A0E78" w:rsidRPr="002A0E78" w:rsidRDefault="002A0E78" w:rsidP="002A0E78">
      <w:pPr>
        <w:rPr>
          <w:rFonts w:eastAsiaTheme="majorEastAsia" w:cstheme="majorBidi"/>
          <w:b/>
          <w:bCs/>
          <w:sz w:val="32"/>
          <w:szCs w:val="32"/>
        </w:rPr>
      </w:pPr>
      <w:r w:rsidRPr="002A0E78">
        <w:rPr>
          <w:b/>
          <w:bCs/>
          <w:sz w:val="28"/>
          <w:szCs w:val="28"/>
        </w:rPr>
        <w:t>Purpose of this document</w:t>
      </w:r>
    </w:p>
    <w:p w14:paraId="339A6606" w14:textId="5FF2E45C" w:rsidR="002A0E78" w:rsidRDefault="002A0E78" w:rsidP="002A0E78">
      <w:pPr>
        <w:pStyle w:val="Indholdsfortegnelse1"/>
        <w:tabs>
          <w:tab w:val="right" w:leader="dot" w:pos="9628"/>
        </w:tabs>
      </w:pPr>
      <w:r>
        <w:t>This document is aimed for people who are going to start a register-based study. It covers</w:t>
      </w:r>
      <w:r w:rsidRPr="002A0E78">
        <w:t xml:space="preserve"> </w:t>
      </w:r>
      <w:r>
        <w:t>the definition of study population and variables currently implemented on the registers. Also, it points out things to be aware of and make decisions about, marked as:</w:t>
      </w:r>
    </w:p>
    <w:p w14:paraId="54644B26" w14:textId="26A3D0CA" w:rsidR="002A0E78" w:rsidRPr="002A0E78" w:rsidRDefault="002A0E78" w:rsidP="002A0E78">
      <w:pPr>
        <w:rPr>
          <w:u w:val="single"/>
        </w:rPr>
      </w:pPr>
      <w:r w:rsidRPr="002A0E78">
        <w:rPr>
          <w:u w:val="single"/>
        </w:rPr>
        <w:t>(!) Possible problems</w:t>
      </w:r>
    </w:p>
    <w:p w14:paraId="52441113" w14:textId="0805C212" w:rsidR="002A0E78" w:rsidRDefault="002A0E78" w:rsidP="002A0E78">
      <w:r>
        <w:t>As well as their possible solutions, marked as:</w:t>
      </w:r>
    </w:p>
    <w:p w14:paraId="2DD961AD" w14:textId="58687F6C" w:rsidR="002A0E78" w:rsidRPr="002A0E78" w:rsidRDefault="002A0E78" w:rsidP="002A0E78">
      <w:pPr>
        <w:rPr>
          <w:u w:val="single"/>
        </w:rPr>
      </w:pPr>
      <w:r w:rsidRPr="002A0E78">
        <w:rPr>
          <w:u w:val="single"/>
        </w:rPr>
        <w:t>Possible solutions</w:t>
      </w:r>
    </w:p>
    <w:p w14:paraId="4DB151E4" w14:textId="77777777" w:rsidR="002A0E78" w:rsidRPr="002A0E78" w:rsidRDefault="002A0E78" w:rsidP="002A0E78"/>
    <w:p w14:paraId="6D76A511" w14:textId="77777777" w:rsidR="002A0E78" w:rsidRDefault="002A0E78" w:rsidP="002A0E78"/>
    <w:p w14:paraId="38AFBB14" w14:textId="00909038" w:rsidR="002A0E78" w:rsidRPr="002A0E78" w:rsidRDefault="002A0E78" w:rsidP="002A0E78">
      <w:r>
        <w:t>The topics covered are:</w:t>
      </w:r>
    </w:p>
    <w:sdt>
      <w:sdtPr>
        <w:id w:val="-973343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CD8BCD" w14:textId="16CB9867" w:rsidR="002A0E78" w:rsidRDefault="002A0E78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432413" w:history="1">
            <w:r w:rsidRPr="001C590B">
              <w:rPr>
                <w:rStyle w:val="Hyperlink"/>
                <w:noProof/>
              </w:rPr>
              <w:t>Study population and flags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_Toc185432413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9381F" w14:textId="056174A0" w:rsidR="002A0E78" w:rsidRDefault="00340A1D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85432414" w:history="1">
            <w:r w:rsidR="002A0E78" w:rsidRPr="001C590B">
              <w:rPr>
                <w:rStyle w:val="Hyperlink"/>
                <w:noProof/>
              </w:rPr>
              <w:t>Income</w:t>
            </w:r>
            <w:r w:rsidR="002A0E78">
              <w:rPr>
                <w:noProof/>
                <w:webHidden/>
              </w:rPr>
              <w:tab/>
            </w:r>
            <w:r w:rsidR="002A0E78">
              <w:rPr>
                <w:noProof/>
                <w:webHidden/>
              </w:rPr>
              <w:fldChar w:fldCharType="begin"/>
            </w:r>
            <w:r w:rsidR="002A0E78">
              <w:rPr>
                <w:noProof/>
                <w:webHidden/>
              </w:rPr>
              <w:instrText xml:space="preserve"> PAGEREF _Toc185432414 \h </w:instrText>
            </w:r>
            <w:r w:rsidR="002A0E78">
              <w:rPr>
                <w:noProof/>
                <w:webHidden/>
              </w:rPr>
            </w:r>
            <w:r w:rsidR="002A0E78">
              <w:rPr>
                <w:noProof/>
                <w:webHidden/>
              </w:rPr>
              <w:fldChar w:fldCharType="separate"/>
            </w:r>
            <w:r w:rsidR="002A0E78">
              <w:rPr>
                <w:noProof/>
                <w:webHidden/>
              </w:rPr>
              <w:t>3</w:t>
            </w:r>
            <w:r w:rsidR="002A0E78">
              <w:rPr>
                <w:noProof/>
                <w:webHidden/>
              </w:rPr>
              <w:fldChar w:fldCharType="end"/>
            </w:r>
          </w:hyperlink>
        </w:p>
        <w:p w14:paraId="696AF8D1" w14:textId="6B82806F" w:rsidR="002A0E78" w:rsidRDefault="00340A1D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85432415" w:history="1">
            <w:r w:rsidR="002A0E78" w:rsidRPr="001C590B">
              <w:rPr>
                <w:rStyle w:val="Hyperlink"/>
                <w:noProof/>
              </w:rPr>
              <w:t>Education</w:t>
            </w:r>
            <w:r w:rsidR="002A0E78">
              <w:rPr>
                <w:noProof/>
                <w:webHidden/>
              </w:rPr>
              <w:tab/>
            </w:r>
            <w:r w:rsidR="002A0E78">
              <w:rPr>
                <w:noProof/>
                <w:webHidden/>
              </w:rPr>
              <w:fldChar w:fldCharType="begin"/>
            </w:r>
            <w:r w:rsidR="002A0E78">
              <w:rPr>
                <w:noProof/>
                <w:webHidden/>
              </w:rPr>
              <w:instrText xml:space="preserve"> PAGEREF _Toc185432415 \h </w:instrText>
            </w:r>
            <w:r w:rsidR="002A0E78">
              <w:rPr>
                <w:noProof/>
                <w:webHidden/>
              </w:rPr>
            </w:r>
            <w:r w:rsidR="002A0E78">
              <w:rPr>
                <w:noProof/>
                <w:webHidden/>
              </w:rPr>
              <w:fldChar w:fldCharType="separate"/>
            </w:r>
            <w:r w:rsidR="002A0E78">
              <w:rPr>
                <w:noProof/>
                <w:webHidden/>
              </w:rPr>
              <w:t>4</w:t>
            </w:r>
            <w:r w:rsidR="002A0E78">
              <w:rPr>
                <w:noProof/>
                <w:webHidden/>
              </w:rPr>
              <w:fldChar w:fldCharType="end"/>
            </w:r>
          </w:hyperlink>
        </w:p>
        <w:p w14:paraId="47D857FF" w14:textId="2785F4E6" w:rsidR="002A0E78" w:rsidRDefault="00340A1D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85432416" w:history="1">
            <w:r w:rsidR="002A0E78" w:rsidRPr="001C590B">
              <w:rPr>
                <w:rStyle w:val="Hyperlink"/>
                <w:noProof/>
              </w:rPr>
              <w:t>Employment/work status</w:t>
            </w:r>
            <w:r w:rsidR="002A0E78">
              <w:rPr>
                <w:noProof/>
                <w:webHidden/>
              </w:rPr>
              <w:tab/>
            </w:r>
            <w:r w:rsidR="002A0E78">
              <w:rPr>
                <w:noProof/>
                <w:webHidden/>
              </w:rPr>
              <w:fldChar w:fldCharType="begin"/>
            </w:r>
            <w:r w:rsidR="002A0E78">
              <w:rPr>
                <w:noProof/>
                <w:webHidden/>
              </w:rPr>
              <w:instrText xml:space="preserve"> PAGEREF _Toc185432416 \h </w:instrText>
            </w:r>
            <w:r w:rsidR="002A0E78">
              <w:rPr>
                <w:noProof/>
                <w:webHidden/>
              </w:rPr>
            </w:r>
            <w:r w:rsidR="002A0E78">
              <w:rPr>
                <w:noProof/>
                <w:webHidden/>
              </w:rPr>
              <w:fldChar w:fldCharType="separate"/>
            </w:r>
            <w:r w:rsidR="002A0E78">
              <w:rPr>
                <w:noProof/>
                <w:webHidden/>
              </w:rPr>
              <w:t>5</w:t>
            </w:r>
            <w:r w:rsidR="002A0E78">
              <w:rPr>
                <w:noProof/>
                <w:webHidden/>
              </w:rPr>
              <w:fldChar w:fldCharType="end"/>
            </w:r>
          </w:hyperlink>
        </w:p>
        <w:p w14:paraId="51B4A4F5" w14:textId="62AAB2EB" w:rsidR="002A0E78" w:rsidRDefault="00340A1D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85432417" w:history="1">
            <w:r w:rsidR="002A0E78" w:rsidRPr="001C590B">
              <w:rPr>
                <w:rStyle w:val="Hyperlink"/>
                <w:noProof/>
              </w:rPr>
              <w:t>Parental psychiatric disorder</w:t>
            </w:r>
            <w:r w:rsidR="002A0E78">
              <w:rPr>
                <w:noProof/>
                <w:webHidden/>
              </w:rPr>
              <w:tab/>
            </w:r>
            <w:r w:rsidR="002A0E78">
              <w:rPr>
                <w:noProof/>
                <w:webHidden/>
              </w:rPr>
              <w:fldChar w:fldCharType="begin"/>
            </w:r>
            <w:r w:rsidR="002A0E78">
              <w:rPr>
                <w:noProof/>
                <w:webHidden/>
              </w:rPr>
              <w:instrText xml:space="preserve"> PAGEREF _Toc185432417 \h </w:instrText>
            </w:r>
            <w:r w:rsidR="002A0E78">
              <w:rPr>
                <w:noProof/>
                <w:webHidden/>
              </w:rPr>
            </w:r>
            <w:r w:rsidR="002A0E78">
              <w:rPr>
                <w:noProof/>
                <w:webHidden/>
              </w:rPr>
              <w:fldChar w:fldCharType="separate"/>
            </w:r>
            <w:r w:rsidR="002A0E78">
              <w:rPr>
                <w:noProof/>
                <w:webHidden/>
              </w:rPr>
              <w:t>6</w:t>
            </w:r>
            <w:r w:rsidR="002A0E78">
              <w:rPr>
                <w:noProof/>
                <w:webHidden/>
              </w:rPr>
              <w:fldChar w:fldCharType="end"/>
            </w:r>
          </w:hyperlink>
        </w:p>
        <w:p w14:paraId="1A29243F" w14:textId="043CD0E3" w:rsidR="002A0E78" w:rsidRDefault="00340A1D">
          <w:pPr>
            <w:pStyle w:val="Indholdsfortegnelse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85432418" w:history="1">
            <w:r w:rsidR="002A0E78" w:rsidRPr="001C590B">
              <w:rPr>
                <w:rStyle w:val="Hyperlink"/>
                <w:noProof/>
              </w:rPr>
              <w:t>Charlson Comorbidity Index</w:t>
            </w:r>
            <w:r w:rsidR="002A0E78">
              <w:rPr>
                <w:noProof/>
                <w:webHidden/>
              </w:rPr>
              <w:tab/>
            </w:r>
            <w:r w:rsidR="002A0E78">
              <w:rPr>
                <w:noProof/>
                <w:webHidden/>
              </w:rPr>
              <w:fldChar w:fldCharType="begin"/>
            </w:r>
            <w:r w:rsidR="002A0E78">
              <w:rPr>
                <w:noProof/>
                <w:webHidden/>
              </w:rPr>
              <w:instrText xml:space="preserve"> PAGEREF _Toc185432418 \h </w:instrText>
            </w:r>
            <w:r w:rsidR="002A0E78">
              <w:rPr>
                <w:noProof/>
                <w:webHidden/>
              </w:rPr>
            </w:r>
            <w:r w:rsidR="002A0E78">
              <w:rPr>
                <w:noProof/>
                <w:webHidden/>
              </w:rPr>
              <w:fldChar w:fldCharType="separate"/>
            </w:r>
            <w:r w:rsidR="002A0E78">
              <w:rPr>
                <w:noProof/>
                <w:webHidden/>
              </w:rPr>
              <w:t>7</w:t>
            </w:r>
            <w:r w:rsidR="002A0E78">
              <w:rPr>
                <w:noProof/>
                <w:webHidden/>
              </w:rPr>
              <w:fldChar w:fldCharType="end"/>
            </w:r>
          </w:hyperlink>
        </w:p>
        <w:p w14:paraId="7BB52B8F" w14:textId="3760452D" w:rsidR="002A0E78" w:rsidRDefault="002A0E78" w:rsidP="002A0E78">
          <w:r>
            <w:rPr>
              <w:b/>
              <w:bCs/>
              <w:noProof/>
            </w:rPr>
            <w:fldChar w:fldCharType="end"/>
          </w:r>
        </w:p>
      </w:sdtContent>
    </w:sdt>
    <w:p w14:paraId="0DA5130A" w14:textId="70551983" w:rsidR="002A0E78" w:rsidRDefault="002A0E78">
      <w:pPr>
        <w:rPr>
          <w:rFonts w:eastAsiaTheme="majorEastAsia" w:cstheme="majorBidi"/>
          <w:sz w:val="26"/>
          <w:szCs w:val="26"/>
        </w:rPr>
      </w:pPr>
      <w:r>
        <w:br w:type="page"/>
      </w:r>
    </w:p>
    <w:p w14:paraId="452E9358" w14:textId="66C8CE49" w:rsidR="002A0E78" w:rsidRDefault="002A0E78" w:rsidP="002A0E78">
      <w:pPr>
        <w:pStyle w:val="Overskrift2"/>
      </w:pPr>
      <w:bookmarkStart w:id="1" w:name="_Toc185432413"/>
      <w:r>
        <w:lastRenderedPageBreak/>
        <w:t>Study population and flags</w:t>
      </w:r>
      <w:bookmarkEnd w:id="1"/>
    </w:p>
    <w:p w14:paraId="39E735B2" w14:textId="48CE0998" w:rsidR="00DB07D6" w:rsidRDefault="002A0E78">
      <w:pPr>
        <w:rPr>
          <w:lang w:val="en-US"/>
        </w:rPr>
      </w:pPr>
      <w:r w:rsidRPr="00D57E89">
        <w:rPr>
          <w:lang w:val="en-US"/>
        </w:rPr>
        <w:t>Flag i_valid</w:t>
      </w:r>
      <w:r w:rsidR="00B84BB9" w:rsidRPr="00D57E89">
        <w:rPr>
          <w:lang w:val="en-US"/>
        </w:rPr>
        <w:t xml:space="preserve"> </w:t>
      </w:r>
      <w:r w:rsidR="005A4FB7">
        <w:rPr>
          <w:lang w:val="en-US"/>
        </w:rPr>
        <w:t xml:space="preserve">(see 10_make_population.rmd) </w:t>
      </w:r>
      <w:r w:rsidR="004E1ED3" w:rsidRPr="00D57E89">
        <w:rPr>
          <w:lang w:val="en-US"/>
        </w:rPr>
        <w:t>marks if the observation period is valid</w:t>
      </w:r>
      <w:r w:rsidR="004E1ED3">
        <w:rPr>
          <w:lang w:val="en-US"/>
        </w:rPr>
        <w:t>.</w:t>
      </w:r>
    </w:p>
    <w:p w14:paraId="3CE851C9" w14:textId="4116FBC5" w:rsidR="00DB07D6" w:rsidRPr="00F92A06" w:rsidRDefault="00DB07D6">
      <w:pPr>
        <w:rPr>
          <w:lang w:val="da-DK"/>
          <w:rPrChange w:id="2" w:author="Eva Nina Sparre Wandall" w:date="2025-12-10T13:18:00Z">
            <w:rPr>
              <w:lang w:val="en-US"/>
            </w:rPr>
          </w:rPrChange>
        </w:rPr>
      </w:pPr>
      <w:r w:rsidRPr="00F92A06">
        <w:rPr>
          <w:lang w:val="da-DK"/>
          <w:rPrChange w:id="3" w:author="Eva Nina Sparre Wandall" w:date="2025-12-10T13:18:00Z">
            <w:rPr>
              <w:lang w:val="en-US"/>
            </w:rPr>
          </w:rPrChange>
        </w:rPr>
        <w:t>i_valid =1:</w:t>
      </w:r>
    </w:p>
    <w:p w14:paraId="22498646" w14:textId="502F2D43" w:rsidR="002A0E78" w:rsidRPr="00D57E89" w:rsidRDefault="004E1ED3">
      <w:pPr>
        <w:rPr>
          <w:lang w:val="en-US"/>
        </w:rPr>
      </w:pPr>
      <w:r w:rsidRPr="00F92A06">
        <w:rPr>
          <w:lang w:val="da-DK"/>
          <w:rPrChange w:id="4" w:author="Eva Nina Sparre Wandall" w:date="2025-12-10T13:18:00Z">
            <w:rPr>
              <w:lang w:val="en-US"/>
            </w:rPr>
          </w:rPrChange>
        </w:rPr>
        <w:t xml:space="preserve"> </w:t>
      </w:r>
      <w:r w:rsidRPr="00340A1D">
        <w:rPr>
          <w:lang w:val="da-DK"/>
          <w:rPrChange w:id="5" w:author="Eva Nina Sparre Wandall" w:date="2026-01-13T14:55:00Z">
            <w:rPr>
              <w:lang w:val="en-US"/>
            </w:rPr>
          </w:rPrChange>
        </w:rPr>
        <w:t xml:space="preserve">I_cprstart == 1 and f_dkstatus != </w:t>
      </w:r>
      <w:r>
        <w:rPr>
          <w:lang w:val="en-US"/>
        </w:rPr>
        <w:t>“exit” and is_dead == 0 and f_cprsens == “00”</w:t>
      </w:r>
      <w:r w:rsidR="00B84BB9" w:rsidRPr="00D57E89">
        <w:rPr>
          <w:lang w:val="en-US"/>
        </w:rPr>
        <w:t xml:space="preserve"> </w:t>
      </w:r>
    </w:p>
    <w:p w14:paraId="501642F8" w14:textId="2166B324" w:rsidR="002A0E78" w:rsidRPr="00D57E89" w:rsidRDefault="002A0E78">
      <w:pPr>
        <w:rPr>
          <w:lang w:val="en-US"/>
        </w:rPr>
      </w:pPr>
    </w:p>
    <w:p w14:paraId="25A133D7" w14:textId="77777777" w:rsidR="002A0E78" w:rsidRPr="002A0E78" w:rsidRDefault="002A0E78" w:rsidP="002A0E78">
      <w:pPr>
        <w:rPr>
          <w:u w:val="single"/>
        </w:rPr>
      </w:pPr>
      <w:r w:rsidRPr="002A0E78">
        <w:rPr>
          <w:u w:val="single"/>
        </w:rPr>
        <w:t>(!) Possible problems:</w:t>
      </w:r>
    </w:p>
    <w:p w14:paraId="344E9067" w14:textId="77777777" w:rsidR="002A0E78" w:rsidRDefault="002A0E78" w:rsidP="002A0E78"/>
    <w:p w14:paraId="45069C54" w14:textId="77777777" w:rsidR="002A0E78" w:rsidRPr="002A0E78" w:rsidRDefault="002A0E78" w:rsidP="002A0E78">
      <w:pPr>
        <w:rPr>
          <w:u w:val="single"/>
        </w:rPr>
      </w:pPr>
      <w:r w:rsidRPr="002A0E78">
        <w:rPr>
          <w:u w:val="single"/>
        </w:rPr>
        <w:t>Possible solutions:</w:t>
      </w:r>
    </w:p>
    <w:p w14:paraId="4167C648" w14:textId="17C4AD5B" w:rsidR="002A0E78" w:rsidRDefault="002A0E78">
      <w:pPr>
        <w:rPr>
          <w:rFonts w:eastAsiaTheme="majorEastAsia" w:cstheme="majorBidi"/>
          <w:sz w:val="26"/>
          <w:szCs w:val="26"/>
        </w:rPr>
      </w:pPr>
      <w:r>
        <w:br w:type="page"/>
      </w:r>
    </w:p>
    <w:p w14:paraId="6C1686D9" w14:textId="74176AC4" w:rsidR="00AD588D" w:rsidRDefault="00AD588D" w:rsidP="00AD588D">
      <w:pPr>
        <w:pStyle w:val="Overskrift2"/>
      </w:pPr>
      <w:bookmarkStart w:id="6" w:name="_Toc185432414"/>
      <w:r>
        <w:lastRenderedPageBreak/>
        <w:t>Income</w:t>
      </w:r>
      <w:bookmarkEnd w:id="6"/>
    </w:p>
    <w:p w14:paraId="66A61493" w14:textId="468701BD" w:rsidR="00AD588D" w:rsidRDefault="00305191" w:rsidP="00AD588D">
      <w:r>
        <w:t>The personal income per individual is derived f</w:t>
      </w:r>
      <w:ins w:id="7" w:author="Clara Springhorn Grønkjær" w:date="2026-01-13T14:10:00Z">
        <w:r w:rsidR="00A85BBE">
          <w:t>ro</w:t>
        </w:r>
      </w:ins>
      <w:del w:id="8" w:author="Clara Springhorn Grønkjær" w:date="2026-01-13T14:10:00Z">
        <w:r w:rsidDel="00A85BBE">
          <w:delText>or</w:delText>
        </w:r>
      </w:del>
      <w:r>
        <w:t>m the IND register. The incomes are divided in quintiles on a population level:</w:t>
      </w:r>
    </w:p>
    <w:p w14:paraId="0A81509D" w14:textId="7AF3C20D" w:rsidR="00305191" w:rsidRDefault="00305191" w:rsidP="00305191">
      <w:pPr>
        <w:pStyle w:val="Listeafsnit"/>
        <w:numPr>
          <w:ilvl w:val="0"/>
          <w:numId w:val="1"/>
        </w:numPr>
      </w:pPr>
      <w:r>
        <w:t>0-20%</w:t>
      </w:r>
    </w:p>
    <w:p w14:paraId="65DCA9C5" w14:textId="43099138" w:rsidR="00305191" w:rsidRDefault="00305191" w:rsidP="00305191">
      <w:pPr>
        <w:pStyle w:val="Listeafsnit"/>
        <w:numPr>
          <w:ilvl w:val="0"/>
          <w:numId w:val="1"/>
        </w:numPr>
      </w:pPr>
      <w:r>
        <w:t>20-40%</w:t>
      </w:r>
    </w:p>
    <w:p w14:paraId="799806DD" w14:textId="6E753A35" w:rsidR="00305191" w:rsidRDefault="00305191" w:rsidP="00305191">
      <w:pPr>
        <w:pStyle w:val="Listeafsnit"/>
        <w:numPr>
          <w:ilvl w:val="0"/>
          <w:numId w:val="1"/>
        </w:numPr>
      </w:pPr>
      <w:r>
        <w:t>40-60%</w:t>
      </w:r>
    </w:p>
    <w:p w14:paraId="1881FB15" w14:textId="3DC1FB01" w:rsidR="00305191" w:rsidRDefault="00305191" w:rsidP="00305191">
      <w:pPr>
        <w:pStyle w:val="Listeafsnit"/>
        <w:numPr>
          <w:ilvl w:val="0"/>
          <w:numId w:val="1"/>
        </w:numPr>
      </w:pPr>
      <w:r>
        <w:t>60-80%</w:t>
      </w:r>
    </w:p>
    <w:p w14:paraId="52BE8E57" w14:textId="0F8D7B45" w:rsidR="00305191" w:rsidRDefault="00305191" w:rsidP="00305191">
      <w:pPr>
        <w:pStyle w:val="Listeafsnit"/>
        <w:numPr>
          <w:ilvl w:val="0"/>
          <w:numId w:val="1"/>
        </w:numPr>
      </w:pPr>
      <w:r>
        <w:t>80-100%</w:t>
      </w:r>
    </w:p>
    <w:p w14:paraId="4F310087" w14:textId="6C4AF22C" w:rsidR="00305191" w:rsidRDefault="00305191" w:rsidP="00305191">
      <w:r>
        <w:t>Note, kids are not excluded from this definition and therefore make up x% of the 0-20% quintile. Also note, that missing values are allocated to the most common group/0-20% group (?).</w:t>
      </w:r>
    </w:p>
    <w:p w14:paraId="7099AB2A" w14:textId="77777777" w:rsidR="00305191" w:rsidRDefault="00305191" w:rsidP="00305191"/>
    <w:p w14:paraId="3E516C3D" w14:textId="4B33AAD6" w:rsidR="00305191" w:rsidRPr="002A0E78" w:rsidRDefault="002A0E78" w:rsidP="00305191">
      <w:pPr>
        <w:rPr>
          <w:u w:val="single"/>
        </w:rPr>
      </w:pPr>
      <w:r w:rsidRPr="002A0E78">
        <w:rPr>
          <w:u w:val="single"/>
        </w:rPr>
        <w:t>(!) Possible problems:</w:t>
      </w:r>
    </w:p>
    <w:p w14:paraId="1256E57C" w14:textId="352597DC" w:rsidR="00305191" w:rsidRDefault="00305191" w:rsidP="00305191">
      <w:pPr>
        <w:pStyle w:val="Listeafsnit"/>
        <w:numPr>
          <w:ilvl w:val="0"/>
          <w:numId w:val="1"/>
        </w:numPr>
      </w:pPr>
      <w:r>
        <w:t xml:space="preserve">The quintiles are not true quintiles in every study population, we make in this group. For example, when excluding individuals with pre-existing psychiatric disorders, we might exclude a lot of individuals in one quintile, thus skewing the variable. Another example is excluding kids, which makes the 0-20% group very small. </w:t>
      </w:r>
    </w:p>
    <w:p w14:paraId="600FD5B9" w14:textId="77777777" w:rsidR="00305191" w:rsidRDefault="00305191" w:rsidP="00305191"/>
    <w:p w14:paraId="07658577" w14:textId="58C83C8F" w:rsidR="00305191" w:rsidRPr="002A0E78" w:rsidRDefault="00305191" w:rsidP="00305191">
      <w:pPr>
        <w:rPr>
          <w:u w:val="single"/>
        </w:rPr>
      </w:pPr>
      <w:r w:rsidRPr="002A0E78">
        <w:rPr>
          <w:u w:val="single"/>
        </w:rPr>
        <w:t>Possible solutions:</w:t>
      </w:r>
    </w:p>
    <w:p w14:paraId="5DD3B9B6" w14:textId="36551342" w:rsidR="00305191" w:rsidRDefault="00305191" w:rsidP="00305191">
      <w:pPr>
        <w:pStyle w:val="Listeafsnit"/>
        <w:numPr>
          <w:ilvl w:val="0"/>
          <w:numId w:val="1"/>
        </w:numPr>
      </w:pPr>
      <w:r>
        <w:t>We could consider using husstandsindkomst.</w:t>
      </w:r>
      <w:r w:rsidR="004518DA">
        <w:t>(</w:t>
      </w:r>
      <w:r w:rsidR="00D33129">
        <w:t>available</w:t>
      </w:r>
      <w:r w:rsidR="004518DA">
        <w:t xml:space="preserve"> in IND and FAIK)</w:t>
      </w:r>
    </w:p>
    <w:p w14:paraId="2B71226D" w14:textId="0EAE79CF" w:rsidR="009A56FE" w:rsidRDefault="009A56FE" w:rsidP="00305191">
      <w:pPr>
        <w:pStyle w:val="Listeafsnit"/>
        <w:numPr>
          <w:ilvl w:val="0"/>
          <w:numId w:val="1"/>
        </w:numPr>
      </w:pPr>
      <w:r>
        <w:t>Use numerical/continuous variables instead of categorical, e.g., 0.13 if 13% of individuals have lower income values than the individual.</w:t>
      </w:r>
    </w:p>
    <w:p w14:paraId="6496AD4D" w14:textId="01F1C3EA" w:rsidR="00305191" w:rsidRDefault="00305191" w:rsidP="00305191">
      <w:pPr>
        <w:pStyle w:val="Listeafsnit"/>
        <w:numPr>
          <w:ilvl w:val="0"/>
          <w:numId w:val="1"/>
        </w:numPr>
        <w:rPr>
          <w:ins w:id="9" w:author="Simon Horskjær Rasmussen" w:date="2025-05-13T12:20:00Z"/>
        </w:rPr>
      </w:pPr>
      <w:r>
        <w:t>Quintiles should be defined per study population for each study and cannot be made on a general level. A function that does this should be made available to everyone in the group.</w:t>
      </w:r>
    </w:p>
    <w:p w14:paraId="3A960A27" w14:textId="19EFFDE4" w:rsidR="00FB05FB" w:rsidRDefault="00FB05FB" w:rsidP="00305191">
      <w:pPr>
        <w:pStyle w:val="Listeafsnit"/>
        <w:numPr>
          <w:ilvl w:val="0"/>
          <w:numId w:val="1"/>
        </w:numPr>
      </w:pPr>
      <w:ins w:id="10" w:author="Simon Horskjær Rasmussen" w:date="2025-05-13T12:20:00Z">
        <w:r>
          <w:t xml:space="preserve">Family income from FAIK mapped onto income from IND by BEF </w:t>
        </w:r>
      </w:ins>
    </w:p>
    <w:p w14:paraId="2573810A" w14:textId="77777777" w:rsidR="00305191" w:rsidRDefault="00305191" w:rsidP="00AD588D"/>
    <w:p w14:paraId="1A68C6BC" w14:textId="77777777" w:rsidR="002B2D89" w:rsidRDefault="002B2D89">
      <w:pPr>
        <w:rPr>
          <w:rFonts w:eastAsiaTheme="majorEastAsia" w:cstheme="majorBidi"/>
          <w:sz w:val="26"/>
          <w:szCs w:val="26"/>
        </w:rPr>
      </w:pPr>
      <w:r>
        <w:br w:type="page"/>
      </w:r>
    </w:p>
    <w:p w14:paraId="464BA1F2" w14:textId="14C9BD1D" w:rsidR="00AD588D" w:rsidRDefault="00AD588D" w:rsidP="00AD588D">
      <w:pPr>
        <w:pStyle w:val="Overskrift2"/>
      </w:pPr>
      <w:bookmarkStart w:id="11" w:name="_Toc185432415"/>
      <w:r>
        <w:lastRenderedPageBreak/>
        <w:t>Education</w:t>
      </w:r>
      <w:bookmarkEnd w:id="11"/>
    </w:p>
    <w:p w14:paraId="3CBB56E0" w14:textId="03327530" w:rsidR="00AD588D" w:rsidRDefault="00305191" w:rsidP="00AD588D">
      <w:r>
        <w:t xml:space="preserve">The highest attained education level is derived from the </w:t>
      </w:r>
      <w:r w:rsidR="00083E4B">
        <w:t>UDD</w:t>
      </w:r>
      <w:r w:rsidR="008A3081">
        <w:t>A</w:t>
      </w:r>
      <w:r>
        <w:t xml:space="preserve"> register. They are divided based on the XXX variable</w:t>
      </w:r>
    </w:p>
    <w:tbl>
      <w:tblPr>
        <w:tblStyle w:val="Tabel-Gitter"/>
        <w:tblW w:w="7200" w:type="dxa"/>
        <w:tblLook w:val="0600" w:firstRow="0" w:lastRow="0" w:firstColumn="0" w:lastColumn="0" w:noHBand="1" w:noVBand="1"/>
      </w:tblPr>
      <w:tblGrid>
        <w:gridCol w:w="2714"/>
        <w:gridCol w:w="2243"/>
        <w:gridCol w:w="2243"/>
      </w:tblGrid>
      <w:tr w:rsidR="00305191" w:rsidRPr="00FE3AFB" w14:paraId="775636A1" w14:textId="77777777" w:rsidTr="00305191">
        <w:trPr>
          <w:trHeight w:val="312"/>
        </w:trPr>
        <w:tc>
          <w:tcPr>
            <w:tcW w:w="2714" w:type="dxa"/>
          </w:tcPr>
          <w:p w14:paraId="7AD035A5" w14:textId="13DE0A37" w:rsidR="00305191" w:rsidRPr="00305191" w:rsidRDefault="00305191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  <w:r w:rsidRPr="00305191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>Group</w:t>
            </w:r>
          </w:p>
        </w:tc>
        <w:tc>
          <w:tcPr>
            <w:tcW w:w="2243" w:type="dxa"/>
          </w:tcPr>
          <w:p w14:paraId="20A70184" w14:textId="27737862" w:rsidR="00305191" w:rsidRPr="00305191" w:rsidRDefault="00305191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  <w:r w:rsidRPr="00305191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>XXX value</w:t>
            </w:r>
          </w:p>
        </w:tc>
        <w:tc>
          <w:tcPr>
            <w:tcW w:w="2243" w:type="dxa"/>
          </w:tcPr>
          <w:p w14:paraId="41F1E11F" w14:textId="42508E64" w:rsidR="00305191" w:rsidRPr="00305191" w:rsidRDefault="00305191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  <w:r w:rsidRPr="00305191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>XXX mapping</w:t>
            </w:r>
          </w:p>
        </w:tc>
      </w:tr>
      <w:tr w:rsidR="00305191" w:rsidRPr="00FE3AFB" w14:paraId="26747A62" w14:textId="3ED9744B" w:rsidTr="00305191">
        <w:trPr>
          <w:trHeight w:val="312"/>
        </w:trPr>
        <w:tc>
          <w:tcPr>
            <w:tcW w:w="2714" w:type="dxa"/>
          </w:tcPr>
          <w:p w14:paraId="10D069B8" w14:textId="77777777" w:rsidR="00305191" w:rsidRPr="00FE3AFB" w:rsidRDefault="00305191" w:rsidP="00B916D1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 xml:space="preserve">   No education</w:t>
            </w:r>
          </w:p>
        </w:tc>
        <w:tc>
          <w:tcPr>
            <w:tcW w:w="2243" w:type="dxa"/>
          </w:tcPr>
          <w:p w14:paraId="17AE9E95" w14:textId="77777777" w:rsidR="00305191" w:rsidRPr="00FE3AFB" w:rsidRDefault="00305191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</w:p>
        </w:tc>
        <w:tc>
          <w:tcPr>
            <w:tcW w:w="2243" w:type="dxa"/>
          </w:tcPr>
          <w:p w14:paraId="374F444D" w14:textId="77777777" w:rsidR="00305191" w:rsidRPr="00FE3AFB" w:rsidRDefault="00305191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</w:p>
        </w:tc>
      </w:tr>
      <w:tr w:rsidR="00305191" w:rsidRPr="00FE3AFB" w14:paraId="3BEF7E48" w14:textId="76FC1CC1" w:rsidTr="00305191">
        <w:trPr>
          <w:trHeight w:val="312"/>
        </w:trPr>
        <w:tc>
          <w:tcPr>
            <w:tcW w:w="2714" w:type="dxa"/>
          </w:tcPr>
          <w:p w14:paraId="5D87C077" w14:textId="77777777" w:rsidR="00305191" w:rsidRPr="00FE3AFB" w:rsidRDefault="00305191" w:rsidP="00B916D1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 xml:space="preserve">   Primary school</w:t>
            </w:r>
          </w:p>
        </w:tc>
        <w:tc>
          <w:tcPr>
            <w:tcW w:w="2243" w:type="dxa"/>
          </w:tcPr>
          <w:p w14:paraId="1292D7D9" w14:textId="77777777" w:rsidR="00305191" w:rsidRPr="00FE3AFB" w:rsidRDefault="00305191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</w:p>
        </w:tc>
        <w:tc>
          <w:tcPr>
            <w:tcW w:w="2243" w:type="dxa"/>
          </w:tcPr>
          <w:p w14:paraId="40E80FB3" w14:textId="77777777" w:rsidR="00305191" w:rsidRPr="00FE3AFB" w:rsidRDefault="00305191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</w:p>
        </w:tc>
      </w:tr>
      <w:tr w:rsidR="00D47BE6" w:rsidRPr="00FE3AFB" w14:paraId="541703CF" w14:textId="21AF1BF9" w:rsidTr="00305191">
        <w:trPr>
          <w:trHeight w:val="312"/>
        </w:trPr>
        <w:tc>
          <w:tcPr>
            <w:tcW w:w="2714" w:type="dxa"/>
          </w:tcPr>
          <w:p w14:paraId="6DCC5CF5" w14:textId="77777777" w:rsidR="00D47BE6" w:rsidRPr="00FE3AFB" w:rsidRDefault="00D47BE6" w:rsidP="00D47BE6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 xml:space="preserve">   Vocational training or gymnasium</w:t>
            </w:r>
          </w:p>
        </w:tc>
        <w:tc>
          <w:tcPr>
            <w:tcW w:w="2243" w:type="dxa"/>
          </w:tcPr>
          <w:p w14:paraId="1AB8CE65" w14:textId="2BE85111" w:rsidR="00D47BE6" w:rsidRPr="00FE3AFB" w:rsidRDefault="00D47BE6" w:rsidP="00D47BE6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</w:p>
        </w:tc>
        <w:tc>
          <w:tcPr>
            <w:tcW w:w="2243" w:type="dxa"/>
          </w:tcPr>
          <w:p w14:paraId="55D0E00B" w14:textId="18435177" w:rsidR="00D47BE6" w:rsidRPr="00FE3AFB" w:rsidRDefault="00D47BE6" w:rsidP="00D47BE6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r w:rsidRPr="00133D9A">
              <w:rPr>
                <w:rFonts w:cs="Times New Roman"/>
                <w:color w:val="000000"/>
                <w:kern w:val="24"/>
                <w:sz w:val="16"/>
                <w:szCs w:val="16"/>
                <w:highlight w:val="yellow"/>
                <w:lang w:val="en-US"/>
              </w:rPr>
              <w:t>Vocational training and high school could be divided in two categories</w:t>
            </w:r>
          </w:p>
        </w:tc>
      </w:tr>
      <w:tr w:rsidR="00D47BE6" w:rsidRPr="00FE3AFB" w14:paraId="4149024D" w14:textId="492FF5DD" w:rsidTr="00305191">
        <w:trPr>
          <w:trHeight w:val="312"/>
        </w:trPr>
        <w:tc>
          <w:tcPr>
            <w:tcW w:w="2714" w:type="dxa"/>
          </w:tcPr>
          <w:p w14:paraId="11FA101E" w14:textId="77777777" w:rsidR="00D47BE6" w:rsidRPr="00FE3AFB" w:rsidRDefault="00D47BE6" w:rsidP="00D47BE6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 xml:space="preserve">   Higher education, short cycle</w:t>
            </w:r>
          </w:p>
        </w:tc>
        <w:tc>
          <w:tcPr>
            <w:tcW w:w="2243" w:type="dxa"/>
          </w:tcPr>
          <w:p w14:paraId="369077D9" w14:textId="77777777" w:rsidR="00D47BE6" w:rsidRPr="00FE3AFB" w:rsidRDefault="00D47BE6" w:rsidP="00D47BE6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</w:p>
        </w:tc>
        <w:tc>
          <w:tcPr>
            <w:tcW w:w="2243" w:type="dxa"/>
          </w:tcPr>
          <w:p w14:paraId="4FF80064" w14:textId="77777777" w:rsidR="00D47BE6" w:rsidRPr="00FE3AFB" w:rsidRDefault="00D47BE6" w:rsidP="00D47BE6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</w:p>
        </w:tc>
      </w:tr>
      <w:tr w:rsidR="00D47BE6" w:rsidRPr="00FE3AFB" w14:paraId="3641E05C" w14:textId="7833E5C0" w:rsidTr="00305191">
        <w:trPr>
          <w:trHeight w:val="312"/>
        </w:trPr>
        <w:tc>
          <w:tcPr>
            <w:tcW w:w="2714" w:type="dxa"/>
          </w:tcPr>
          <w:p w14:paraId="28EA0EAE" w14:textId="77777777" w:rsidR="00D47BE6" w:rsidRPr="00FE3AFB" w:rsidRDefault="00D47BE6" w:rsidP="00D47BE6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 xml:space="preserve">   Higher education, long cycle</w:t>
            </w:r>
          </w:p>
        </w:tc>
        <w:tc>
          <w:tcPr>
            <w:tcW w:w="2243" w:type="dxa"/>
          </w:tcPr>
          <w:p w14:paraId="0028BE4A" w14:textId="77777777" w:rsidR="00D47BE6" w:rsidRPr="00FE3AFB" w:rsidRDefault="00D47BE6" w:rsidP="00D47BE6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</w:p>
        </w:tc>
        <w:tc>
          <w:tcPr>
            <w:tcW w:w="2243" w:type="dxa"/>
          </w:tcPr>
          <w:p w14:paraId="7A01E664" w14:textId="77777777" w:rsidR="00D47BE6" w:rsidRPr="00FE3AFB" w:rsidRDefault="00D47BE6" w:rsidP="00D47BE6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</w:p>
        </w:tc>
      </w:tr>
    </w:tbl>
    <w:p w14:paraId="43AE9853" w14:textId="77777777" w:rsidR="00305191" w:rsidRDefault="00305191" w:rsidP="00AD588D"/>
    <w:p w14:paraId="298334A9" w14:textId="77777777" w:rsidR="002A0E78" w:rsidRPr="002A0E78" w:rsidRDefault="002A0E78" w:rsidP="002A0E78">
      <w:pPr>
        <w:rPr>
          <w:u w:val="single"/>
        </w:rPr>
      </w:pPr>
      <w:r w:rsidRPr="002A0E78">
        <w:rPr>
          <w:u w:val="single"/>
        </w:rPr>
        <w:t>(!) Possible problems:</w:t>
      </w:r>
    </w:p>
    <w:p w14:paraId="0A0659A6" w14:textId="14599D6B" w:rsidR="00305191" w:rsidRDefault="00305191" w:rsidP="00305191">
      <w:pPr>
        <w:pStyle w:val="Listeafsnit"/>
        <w:numPr>
          <w:ilvl w:val="0"/>
          <w:numId w:val="1"/>
        </w:numPr>
      </w:pPr>
      <w:r>
        <w:t>Values for older people and immigrants are highly based on self-reported data or is imputed by DST. Therefore, there are no missing values in this data.</w:t>
      </w:r>
    </w:p>
    <w:p w14:paraId="595482F5" w14:textId="3575C612" w:rsidR="00083E4B" w:rsidRDefault="00083E4B" w:rsidP="00305191">
      <w:pPr>
        <w:pStyle w:val="Listeafsnit"/>
        <w:numPr>
          <w:ilvl w:val="0"/>
          <w:numId w:val="1"/>
        </w:numPr>
        <w:rPr>
          <w:lang w:val="da-DK"/>
        </w:rPr>
      </w:pPr>
      <w:r w:rsidRPr="00224AD6">
        <w:rPr>
          <w:lang w:val="da-DK"/>
        </w:rPr>
        <w:t>Uddannelsesniveau for indvandrere</w:t>
      </w:r>
      <w:r w:rsidR="0038430B">
        <w:rPr>
          <w:lang w:val="da-DK"/>
        </w:rPr>
        <w:t xml:space="preserve"> (danskere før 1970)</w:t>
      </w:r>
      <w:r w:rsidRPr="00224AD6">
        <w:rPr>
          <w:lang w:val="da-DK"/>
        </w:rPr>
        <w:t xml:space="preserve"> er s</w:t>
      </w:r>
      <w:r>
        <w:rPr>
          <w:lang w:val="da-DK"/>
        </w:rPr>
        <w:t xml:space="preserve">elvrapporteret </w:t>
      </w:r>
    </w:p>
    <w:p w14:paraId="3760AFDF" w14:textId="7C586AF3" w:rsidR="00083E4B" w:rsidRPr="00224AD6" w:rsidRDefault="00083E4B" w:rsidP="00305191">
      <w:pPr>
        <w:pStyle w:val="Listeafsnit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Missing værdier for indvandrere er imputeret </w:t>
      </w:r>
      <w:r w:rsidR="00DA6CE7">
        <w:rPr>
          <w:lang w:val="da-DK"/>
        </w:rPr>
        <w:t>(er markeret,</w:t>
      </w:r>
      <w:r w:rsidR="008A3081">
        <w:rPr>
          <w:lang w:val="da-DK"/>
        </w:rPr>
        <w:t>i variabel</w:t>
      </w:r>
      <w:r w:rsidR="00DA6CE7">
        <w:rPr>
          <w:lang w:val="da-DK"/>
        </w:rPr>
        <w:t xml:space="preserve"> )</w:t>
      </w:r>
    </w:p>
    <w:p w14:paraId="395F6689" w14:textId="5D812A55" w:rsidR="00305191" w:rsidRPr="002A0E78" w:rsidRDefault="00305191" w:rsidP="00305191">
      <w:pPr>
        <w:rPr>
          <w:u w:val="single"/>
        </w:rPr>
      </w:pPr>
      <w:r w:rsidRPr="002A0E78">
        <w:rPr>
          <w:u w:val="single"/>
        </w:rPr>
        <w:t>Possible solutions:</w:t>
      </w:r>
    </w:p>
    <w:p w14:paraId="27A00D18" w14:textId="1BF3E98A" w:rsidR="00305191" w:rsidRDefault="00305191" w:rsidP="00305191">
      <w:pPr>
        <w:pStyle w:val="Listeafsnit"/>
        <w:numPr>
          <w:ilvl w:val="0"/>
          <w:numId w:val="1"/>
        </w:numPr>
      </w:pPr>
      <w:r>
        <w:t>Exclude individuals with missing values.</w:t>
      </w:r>
    </w:p>
    <w:p w14:paraId="5B1498C6" w14:textId="0E83D2C3" w:rsidR="00305191" w:rsidRDefault="00305191" w:rsidP="00305191">
      <w:pPr>
        <w:pStyle w:val="Listeafsnit"/>
        <w:numPr>
          <w:ilvl w:val="0"/>
          <w:numId w:val="1"/>
        </w:numPr>
      </w:pPr>
      <w:r>
        <w:t>Impute individuals with missing values</w:t>
      </w:r>
    </w:p>
    <w:p w14:paraId="6EDF4C47" w14:textId="251093CA" w:rsidR="00083E4B" w:rsidRPr="00224AD6" w:rsidRDefault="00083E4B" w:rsidP="00305191">
      <w:pPr>
        <w:pStyle w:val="Listeafsnit"/>
        <w:numPr>
          <w:ilvl w:val="0"/>
          <w:numId w:val="1"/>
        </w:numPr>
        <w:rPr>
          <w:lang w:val="da-DK"/>
        </w:rPr>
      </w:pPr>
      <w:r w:rsidRPr="00224AD6">
        <w:rPr>
          <w:lang w:val="da-DK"/>
        </w:rPr>
        <w:t>Lav binæ</w:t>
      </w:r>
      <w:r w:rsidR="008A3081" w:rsidRPr="00224AD6">
        <w:rPr>
          <w:lang w:val="da-DK"/>
        </w:rPr>
        <w:t>r</w:t>
      </w:r>
      <w:r w:rsidRPr="00224AD6">
        <w:rPr>
          <w:lang w:val="da-DK"/>
        </w:rPr>
        <w:t xml:space="preserve"> om uddannelsesnivueau er imputeret fra variable UDDF (Hvilken variabel Eva)</w:t>
      </w:r>
    </w:p>
    <w:p w14:paraId="0CC0EFE2" w14:textId="0247EC10" w:rsidR="00513E51" w:rsidRPr="008A3081" w:rsidRDefault="00513E51" w:rsidP="00305191">
      <w:pPr>
        <w:pStyle w:val="Listeafsnit"/>
        <w:numPr>
          <w:ilvl w:val="0"/>
          <w:numId w:val="1"/>
        </w:numPr>
      </w:pPr>
      <w:r w:rsidRPr="00224AD6">
        <w:t xml:space="preserve">Vocational training and high school could be divided in two </w:t>
      </w:r>
      <w:r w:rsidR="008A3081" w:rsidRPr="008A3081">
        <w:t>categories.</w:t>
      </w:r>
    </w:p>
    <w:p w14:paraId="2699DE0B" w14:textId="36AA8AB2" w:rsidR="00305191" w:rsidRPr="00224AD6" w:rsidRDefault="00083E4B" w:rsidP="00AD588D">
      <w:pPr>
        <w:rPr>
          <w:lang w:val="en-US"/>
        </w:rPr>
      </w:pPr>
      <w:r w:rsidRPr="00224AD6">
        <w:rPr>
          <w:lang w:val="en-US"/>
        </w:rPr>
        <w:t xml:space="preserve"> </w:t>
      </w:r>
    </w:p>
    <w:p w14:paraId="5BF7B65F" w14:textId="77777777" w:rsidR="002B2D89" w:rsidRPr="00224AD6" w:rsidRDefault="002B2D89">
      <w:pPr>
        <w:rPr>
          <w:rFonts w:eastAsiaTheme="majorEastAsia" w:cstheme="majorBidi"/>
          <w:sz w:val="26"/>
          <w:szCs w:val="26"/>
          <w:lang w:val="en-US"/>
        </w:rPr>
      </w:pPr>
      <w:r w:rsidRPr="00224AD6">
        <w:rPr>
          <w:lang w:val="en-US"/>
        </w:rPr>
        <w:br w:type="page"/>
      </w:r>
    </w:p>
    <w:p w14:paraId="031B5AAE" w14:textId="5F3B3E00" w:rsidR="00AD588D" w:rsidRDefault="00AD588D" w:rsidP="00AD588D">
      <w:pPr>
        <w:pStyle w:val="Overskrift2"/>
      </w:pPr>
      <w:bookmarkStart w:id="12" w:name="_Toc185432416"/>
      <w:r>
        <w:lastRenderedPageBreak/>
        <w:t>Employment</w:t>
      </w:r>
      <w:r w:rsidR="00566333">
        <w:t>/work</w:t>
      </w:r>
      <w:r>
        <w:t xml:space="preserve"> status</w:t>
      </w:r>
      <w:bookmarkEnd w:id="12"/>
    </w:p>
    <w:p w14:paraId="76508A98" w14:textId="4E594E90" w:rsidR="00305191" w:rsidRPr="00305191" w:rsidRDefault="00305191" w:rsidP="00305191">
      <w:r>
        <w:t xml:space="preserve">Employment status is derived from the </w:t>
      </w:r>
      <w:r w:rsidR="001C7FFE">
        <w:t>AKM</w:t>
      </w:r>
      <w:r>
        <w:t xml:space="preserve"> </w:t>
      </w:r>
      <w:del w:id="13" w:author="Simon Horskjær Rasmussen" w:date="2025-05-13T12:29:00Z">
        <w:r w:rsidDel="00082EF3">
          <w:delText>register</w:delText>
        </w:r>
      </w:del>
      <w:ins w:id="14" w:author="Simon Horskjær Rasmussen" w:date="2025-05-13T12:29:00Z">
        <w:r w:rsidR="00082EF3">
          <w:t>and RAS registries</w:t>
        </w:r>
      </w:ins>
      <w:r>
        <w:t>. They are divided</w:t>
      </w:r>
      <w:r w:rsidR="005D2FFC">
        <w:t xml:space="preserve"> </w:t>
      </w:r>
      <w:r w:rsidR="00EA4315">
        <w:t xml:space="preserve">in 5 groups </w:t>
      </w:r>
      <w:r w:rsidR="005D2FFC">
        <w:t xml:space="preserve">based on the </w:t>
      </w:r>
      <w:ins w:id="15" w:author="Simon Horskjær Rasmussen" w:date="2025-05-13T12:29:00Z">
        <w:r w:rsidR="00082EF3">
          <w:t>AKM$</w:t>
        </w:r>
      </w:ins>
      <w:r w:rsidR="001C7FFE" w:rsidRPr="001C7FFE">
        <w:t xml:space="preserve">SOCIO_13 </w:t>
      </w:r>
      <w:ins w:id="16" w:author="Simon Horskjær Rasmussen" w:date="2025-05-13T12:29:00Z">
        <w:r w:rsidR="00082EF3">
          <w:t xml:space="preserve">and RAS$ARBSTILL </w:t>
        </w:r>
      </w:ins>
      <w:r w:rsidR="005D2FFC">
        <w:t>variable</w:t>
      </w:r>
      <w:r>
        <w:t>:</w:t>
      </w:r>
    </w:p>
    <w:tbl>
      <w:tblPr>
        <w:tblStyle w:val="Tabel-Gitter"/>
        <w:tblW w:w="7200" w:type="dxa"/>
        <w:tblLook w:val="0600" w:firstRow="0" w:lastRow="0" w:firstColumn="0" w:lastColumn="0" w:noHBand="1" w:noVBand="1"/>
      </w:tblPr>
      <w:tblGrid>
        <w:gridCol w:w="2714"/>
        <w:gridCol w:w="2243"/>
        <w:gridCol w:w="2243"/>
      </w:tblGrid>
      <w:tr w:rsidR="00566333" w:rsidRPr="00305191" w14:paraId="55C734F7" w14:textId="77777777" w:rsidTr="00B916D1">
        <w:trPr>
          <w:trHeight w:val="312"/>
        </w:trPr>
        <w:tc>
          <w:tcPr>
            <w:tcW w:w="2714" w:type="dxa"/>
          </w:tcPr>
          <w:p w14:paraId="70628221" w14:textId="5BAB0D81" w:rsidR="00566333" w:rsidRPr="00305191" w:rsidRDefault="00566333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>VERSION IMPLEMENTED 2024-12-18</w:t>
            </w:r>
          </w:p>
        </w:tc>
        <w:tc>
          <w:tcPr>
            <w:tcW w:w="2243" w:type="dxa"/>
          </w:tcPr>
          <w:p w14:paraId="0E272633" w14:textId="77777777" w:rsidR="00566333" w:rsidRDefault="00566333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</w:p>
        </w:tc>
        <w:tc>
          <w:tcPr>
            <w:tcW w:w="2243" w:type="dxa"/>
          </w:tcPr>
          <w:p w14:paraId="0EF12FE6" w14:textId="77777777" w:rsidR="00566333" w:rsidRDefault="00566333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</w:p>
        </w:tc>
      </w:tr>
      <w:tr w:rsidR="005D2FFC" w:rsidRPr="00305191" w14:paraId="544D3905" w14:textId="77777777" w:rsidTr="00B916D1">
        <w:trPr>
          <w:trHeight w:val="312"/>
        </w:trPr>
        <w:tc>
          <w:tcPr>
            <w:tcW w:w="2714" w:type="dxa"/>
          </w:tcPr>
          <w:p w14:paraId="59B5C145" w14:textId="77777777" w:rsidR="005D2FFC" w:rsidRPr="00305191" w:rsidRDefault="005D2FFC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  <w:r w:rsidRPr="00305191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>Group</w:t>
            </w:r>
          </w:p>
        </w:tc>
        <w:tc>
          <w:tcPr>
            <w:tcW w:w="2243" w:type="dxa"/>
          </w:tcPr>
          <w:p w14:paraId="2CC456D3" w14:textId="31A8D8CB" w:rsidR="005D2FFC" w:rsidRPr="00305191" w:rsidRDefault="001C7FFE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>SOCIO_13</w:t>
            </w:r>
            <w:r w:rsidR="005D2FFC" w:rsidRPr="00305191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 xml:space="preserve"> value</w:t>
            </w:r>
          </w:p>
        </w:tc>
        <w:tc>
          <w:tcPr>
            <w:tcW w:w="2243" w:type="dxa"/>
          </w:tcPr>
          <w:p w14:paraId="03439F91" w14:textId="70BE9EA6" w:rsidR="005D2FFC" w:rsidRPr="00305191" w:rsidRDefault="001C7FFE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>SOCIO_13</w:t>
            </w:r>
            <w:r w:rsidRPr="00305191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 xml:space="preserve"> </w:t>
            </w:r>
            <w:r w:rsidR="005D2FFC" w:rsidRPr="00305191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>mapping</w:t>
            </w:r>
          </w:p>
        </w:tc>
      </w:tr>
      <w:tr w:rsidR="005D2FFC" w:rsidRPr="00FE3AFB" w14:paraId="58E972B7" w14:textId="77777777" w:rsidTr="00907206">
        <w:trPr>
          <w:trHeight w:val="312"/>
        </w:trPr>
        <w:tc>
          <w:tcPr>
            <w:tcW w:w="2714" w:type="dxa"/>
            <w:vAlign w:val="center"/>
          </w:tcPr>
          <w:p w14:paraId="31914944" w14:textId="4FD61C72" w:rsidR="005D2FFC" w:rsidRPr="00FE3AFB" w:rsidRDefault="005D2FFC" w:rsidP="005D2FFC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 w:themeColor="text1"/>
                <w:kern w:val="24"/>
                <w:sz w:val="16"/>
                <w:szCs w:val="16"/>
                <w:lang w:val="en-US"/>
              </w:rPr>
              <w:t xml:space="preserve">   Kids and Education</w:t>
            </w:r>
          </w:p>
        </w:tc>
        <w:tc>
          <w:tcPr>
            <w:tcW w:w="2243" w:type="dxa"/>
          </w:tcPr>
          <w:p w14:paraId="2DB47505" w14:textId="22E0D9A6" w:rsidR="005D2FFC" w:rsidRPr="00FE3AFB" w:rsidRDefault="00E050C8" w:rsidP="005D2FFC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ins w:id="17" w:author="Eva Nina Sparre Wandall" w:date="2025-12-03T11:03:00Z">
              <w:r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310, 420</w:t>
              </w:r>
            </w:ins>
          </w:p>
        </w:tc>
        <w:tc>
          <w:tcPr>
            <w:tcW w:w="2243" w:type="dxa"/>
          </w:tcPr>
          <w:p w14:paraId="7EFA06F2" w14:textId="0903A186" w:rsidR="005D2FFC" w:rsidRPr="00FE3AFB" w:rsidRDefault="002B2D89" w:rsidP="005D2FFC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>Under education</w:t>
            </w:r>
          </w:p>
        </w:tc>
      </w:tr>
      <w:tr w:rsidR="005D2FFC" w:rsidRPr="00FE3AFB" w14:paraId="7EE79657" w14:textId="77777777" w:rsidTr="00907206">
        <w:trPr>
          <w:trHeight w:val="312"/>
        </w:trPr>
        <w:tc>
          <w:tcPr>
            <w:tcW w:w="2714" w:type="dxa"/>
            <w:vAlign w:val="center"/>
          </w:tcPr>
          <w:p w14:paraId="0EE2B99D" w14:textId="0BFC0101" w:rsidR="005D2FFC" w:rsidRPr="00FE3AFB" w:rsidRDefault="005D2FFC" w:rsidP="005D2FFC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 w:themeColor="text1"/>
                <w:kern w:val="24"/>
                <w:sz w:val="16"/>
                <w:szCs w:val="16"/>
                <w:lang w:val="en-US"/>
              </w:rPr>
              <w:t xml:space="preserve">   Employed</w:t>
            </w:r>
          </w:p>
        </w:tc>
        <w:tc>
          <w:tcPr>
            <w:tcW w:w="2243" w:type="dxa"/>
          </w:tcPr>
          <w:p w14:paraId="2AF77B6D" w14:textId="09C75069" w:rsidR="005D2FFC" w:rsidRPr="00FE3AFB" w:rsidRDefault="00E050C8" w:rsidP="005D2FFC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ins w:id="18" w:author="Eva Nina Sparre Wandall" w:date="2025-12-03T11:03:00Z">
              <w:r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110-139</w:t>
              </w:r>
            </w:ins>
            <w:ins w:id="19" w:author="Eva Nina Sparre Wandall" w:date="2025-12-10T13:33:00Z">
              <w:r w:rsidR="00962ADA"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, 410</w:t>
              </w:r>
            </w:ins>
          </w:p>
        </w:tc>
        <w:tc>
          <w:tcPr>
            <w:tcW w:w="2243" w:type="dxa"/>
          </w:tcPr>
          <w:p w14:paraId="7346D1B2" w14:textId="3148649D" w:rsidR="00962ADA" w:rsidRPr="00FE3AFB" w:rsidRDefault="002B2D89" w:rsidP="005D2FFC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>Employed, self-employed</w:t>
            </w:r>
            <w:ins w:id="20" w:author="Eva Nina Sparre Wandall" w:date="2025-12-10T13:25:00Z">
              <w:r w:rsidR="00F92A06"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 xml:space="preserve">, </w:t>
              </w:r>
            </w:ins>
            <w:ins w:id="21" w:author="Eva Nina Sparre Wandall" w:date="2025-12-10T13:33:00Z">
              <w:r w:rsidR="00962ADA"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others</w:t>
              </w:r>
            </w:ins>
          </w:p>
        </w:tc>
      </w:tr>
      <w:tr w:rsidR="00642069" w:rsidRPr="00FE3AFB" w14:paraId="1BD01E7E" w14:textId="77777777" w:rsidTr="00907206">
        <w:trPr>
          <w:trHeight w:val="312"/>
        </w:trPr>
        <w:tc>
          <w:tcPr>
            <w:tcW w:w="2714" w:type="dxa"/>
            <w:vAlign w:val="center"/>
          </w:tcPr>
          <w:p w14:paraId="157F9167" w14:textId="715F9F2C" w:rsidR="00642069" w:rsidRPr="00FE3AFB" w:rsidRDefault="00642069" w:rsidP="00642069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 w:themeColor="text1"/>
                <w:kern w:val="24"/>
                <w:sz w:val="16"/>
                <w:szCs w:val="16"/>
                <w:lang w:val="en-US"/>
              </w:rPr>
              <w:t xml:space="preserve">   Unemployed</w:t>
            </w:r>
            <w:r w:rsidRPr="00FE3AFB" w:rsidDel="00642069">
              <w:rPr>
                <w:rFonts w:cs="Times New Roman"/>
                <w:color w:val="000000" w:themeColor="text1"/>
                <w:kern w:val="24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2243" w:type="dxa"/>
          </w:tcPr>
          <w:p w14:paraId="59F9D164" w14:textId="5732FCE2" w:rsidR="00642069" w:rsidRPr="00FE3AFB" w:rsidRDefault="00E050C8" w:rsidP="00642069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ins w:id="22" w:author="Eva Nina Sparre Wandall" w:date="2025-12-03T11:03:00Z">
              <w:r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210</w:t>
              </w:r>
            </w:ins>
          </w:p>
        </w:tc>
        <w:tc>
          <w:tcPr>
            <w:tcW w:w="2243" w:type="dxa"/>
          </w:tcPr>
          <w:p w14:paraId="5FE2D346" w14:textId="323431B8" w:rsidR="00642069" w:rsidRPr="002B2D89" w:rsidRDefault="00642069" w:rsidP="00642069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>Unemployment benefits</w:t>
            </w:r>
          </w:p>
        </w:tc>
      </w:tr>
      <w:tr w:rsidR="00642069" w:rsidRPr="00FE3AFB" w14:paraId="09BA68B4" w14:textId="77777777" w:rsidTr="00907206">
        <w:trPr>
          <w:trHeight w:val="312"/>
        </w:trPr>
        <w:tc>
          <w:tcPr>
            <w:tcW w:w="2714" w:type="dxa"/>
            <w:vAlign w:val="center"/>
          </w:tcPr>
          <w:p w14:paraId="1A2E7721" w14:textId="66FE2E01" w:rsidR="00642069" w:rsidRPr="00FE3AFB" w:rsidRDefault="00642069" w:rsidP="00642069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 w:themeColor="text1"/>
                <w:kern w:val="24"/>
                <w:sz w:val="16"/>
                <w:szCs w:val="16"/>
                <w:lang w:val="en-US"/>
              </w:rPr>
              <w:t xml:space="preserve">   Not in workforce </w:t>
            </w:r>
          </w:p>
        </w:tc>
        <w:tc>
          <w:tcPr>
            <w:tcW w:w="2243" w:type="dxa"/>
          </w:tcPr>
          <w:p w14:paraId="039CFF0A" w14:textId="35ACF805" w:rsidR="00642069" w:rsidRPr="00FE3AFB" w:rsidRDefault="00E050C8" w:rsidP="00642069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ins w:id="23" w:author="Eva Nina Sparre Wandall" w:date="2025-12-03T11:03:00Z">
              <w:r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220, 330</w:t>
              </w:r>
            </w:ins>
          </w:p>
        </w:tc>
        <w:tc>
          <w:tcPr>
            <w:tcW w:w="2243" w:type="dxa"/>
          </w:tcPr>
          <w:p w14:paraId="38F0D223" w14:textId="41B21126" w:rsidR="00642069" w:rsidRPr="00FE3AFB" w:rsidRDefault="00642069" w:rsidP="00642069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>Cash benefits (</w:t>
            </w:r>
            <w:r w:rsidRPr="002B2D89">
              <w:rPr>
                <w:rFonts w:cs="Times New Roman"/>
                <w:i/>
                <w:iCs/>
                <w:color w:val="000000"/>
                <w:kern w:val="24"/>
                <w:sz w:val="16"/>
                <w:szCs w:val="16"/>
                <w:lang w:val="en-US"/>
              </w:rPr>
              <w:t>kontakthjælp</w:t>
            </w:r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>), sick leaves, etc.</w:t>
            </w:r>
          </w:p>
        </w:tc>
      </w:tr>
      <w:tr w:rsidR="00642069" w:rsidRPr="00FE3AFB" w14:paraId="176AE2E3" w14:textId="77777777" w:rsidTr="00907206">
        <w:trPr>
          <w:trHeight w:val="312"/>
        </w:trPr>
        <w:tc>
          <w:tcPr>
            <w:tcW w:w="2714" w:type="dxa"/>
            <w:vAlign w:val="center"/>
          </w:tcPr>
          <w:p w14:paraId="4F4F68A7" w14:textId="63EBF2C3" w:rsidR="00642069" w:rsidRPr="00FE3AFB" w:rsidRDefault="00642069" w:rsidP="00642069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 w:themeColor="text1"/>
                <w:kern w:val="24"/>
                <w:sz w:val="16"/>
                <w:szCs w:val="16"/>
                <w:lang w:val="en-US"/>
              </w:rPr>
              <w:t xml:space="preserve"> Retired</w:t>
            </w:r>
          </w:p>
        </w:tc>
        <w:tc>
          <w:tcPr>
            <w:tcW w:w="2243" w:type="dxa"/>
          </w:tcPr>
          <w:p w14:paraId="346EAF67" w14:textId="02C82884" w:rsidR="00642069" w:rsidRPr="00FE3AFB" w:rsidRDefault="00E050C8" w:rsidP="00642069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ins w:id="24" w:author="Eva Nina Sparre Wandall" w:date="2025-12-03T11:03:00Z">
              <w:r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321-323</w:t>
              </w:r>
            </w:ins>
          </w:p>
        </w:tc>
        <w:tc>
          <w:tcPr>
            <w:tcW w:w="2243" w:type="dxa"/>
          </w:tcPr>
          <w:p w14:paraId="154BC901" w14:textId="3FC07D66" w:rsidR="00642069" w:rsidRPr="00FE3AFB" w:rsidRDefault="00642069" w:rsidP="00642069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 xml:space="preserve">Retired, </w:t>
            </w:r>
            <w:ins w:id="25" w:author="Eva Nina Sparre Wandall" w:date="2025-12-03T11:05:00Z">
              <w:r w:rsidR="00E050C8"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 xml:space="preserve">voluntary early retirement (efterløn), </w:t>
              </w:r>
            </w:ins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>incapacity benefits (</w:t>
            </w:r>
            <w:r w:rsidRPr="002B2D89">
              <w:rPr>
                <w:rFonts w:cs="Times New Roman"/>
                <w:i/>
                <w:iCs/>
                <w:color w:val="000000"/>
                <w:kern w:val="24"/>
                <w:sz w:val="16"/>
                <w:szCs w:val="16"/>
                <w:lang w:val="en-US"/>
              </w:rPr>
              <w:t>førtidspension</w:t>
            </w:r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>)</w:t>
            </w:r>
          </w:p>
        </w:tc>
      </w:tr>
    </w:tbl>
    <w:p w14:paraId="410E5C83" w14:textId="77777777" w:rsidR="00305191" w:rsidRDefault="00305191" w:rsidP="00305191"/>
    <w:p w14:paraId="3F6922F2" w14:textId="77777777" w:rsidR="002A0E78" w:rsidRDefault="002A0E78" w:rsidP="002A0E78">
      <w:r>
        <w:t>(!) Possible problems:</w:t>
      </w:r>
    </w:p>
    <w:p w14:paraId="6A52AC58" w14:textId="0B9E4735" w:rsidR="00EC24C9" w:rsidRDefault="00EC24C9" w:rsidP="00305191">
      <w:pPr>
        <w:pStyle w:val="Listeafsnit"/>
        <w:numPr>
          <w:ilvl w:val="0"/>
          <w:numId w:val="1"/>
        </w:numPr>
      </w:pPr>
      <w:r>
        <w:t>Retired will have normal retired people and people who may have health or social problems, thus there is a mix of socio economic sta</w:t>
      </w:r>
      <w:ins w:id="26" w:author="Simon Horskjær Rasmussen" w:date="2025-05-13T12:30:00Z">
        <w:r w:rsidR="0089772B">
          <w:t>t</w:t>
        </w:r>
      </w:ins>
      <w:r>
        <w:t>usses in Not in Workforce</w:t>
      </w:r>
    </w:p>
    <w:p w14:paraId="37A23D15" w14:textId="15DCDC50" w:rsidR="00EC24C9" w:rsidRDefault="00EC24C9" w:rsidP="00305191">
      <w:pPr>
        <w:pStyle w:val="Listeafsnit"/>
        <w:numPr>
          <w:ilvl w:val="0"/>
          <w:numId w:val="1"/>
        </w:numPr>
      </w:pPr>
      <w:r>
        <w:t>Same idea as above applies to people on kontanthjælp. They may be considered people of less severe socioeconomic status, thus more similar to unemployed.</w:t>
      </w:r>
    </w:p>
    <w:p w14:paraId="1F87BC8B" w14:textId="2BD37595" w:rsidR="00566333" w:rsidRDefault="00566333" w:rsidP="00305191">
      <w:pPr>
        <w:pStyle w:val="Listeafsnit"/>
        <w:numPr>
          <w:ilvl w:val="0"/>
          <w:numId w:val="1"/>
        </w:numPr>
      </w:pPr>
      <w:r>
        <w:t>Cash benefits (k</w:t>
      </w:r>
      <w:r w:rsidRPr="00566333">
        <w:rPr>
          <w:i/>
          <w:iCs/>
        </w:rPr>
        <w:t>ontakthjælp</w:t>
      </w:r>
      <w:r>
        <w:t xml:space="preserve">) is allocated to the Retired </w:t>
      </w:r>
      <w:r w:rsidR="00EA4315">
        <w:t>group but</w:t>
      </w:r>
      <w:r>
        <w:t xml:space="preserve"> are potentially able to resume work. </w:t>
      </w:r>
    </w:p>
    <w:p w14:paraId="28AD57F7" w14:textId="7EC67BC9" w:rsidR="00305191" w:rsidRDefault="00305191" w:rsidP="00305191">
      <w:pPr>
        <w:pStyle w:val="Listeafsnit"/>
        <w:numPr>
          <w:ilvl w:val="0"/>
          <w:numId w:val="1"/>
        </w:numPr>
      </w:pPr>
      <w:r>
        <w:t>Missing values are allocated to the Unemployed group (?).</w:t>
      </w:r>
    </w:p>
    <w:p w14:paraId="1924E6BB" w14:textId="5A9173AB" w:rsidR="00305191" w:rsidRDefault="00305191" w:rsidP="00305191">
      <w:r>
        <w:t>Possible solutions:</w:t>
      </w:r>
    </w:p>
    <w:p w14:paraId="797E0C10" w14:textId="2AA3C61A" w:rsidR="00305191" w:rsidRDefault="00305191" w:rsidP="00305191">
      <w:pPr>
        <w:pStyle w:val="Listeafsnit"/>
        <w:numPr>
          <w:ilvl w:val="0"/>
          <w:numId w:val="1"/>
        </w:numPr>
      </w:pPr>
      <w:r>
        <w:t>Exclude individuals with missing values</w:t>
      </w:r>
    </w:p>
    <w:p w14:paraId="05D38EAB" w14:textId="37F93F98" w:rsidR="00305191" w:rsidRDefault="00305191" w:rsidP="00305191">
      <w:pPr>
        <w:pStyle w:val="Listeafsnit"/>
        <w:numPr>
          <w:ilvl w:val="0"/>
          <w:numId w:val="1"/>
        </w:numPr>
      </w:pPr>
      <w:r>
        <w:t>Impute missing values</w:t>
      </w:r>
    </w:p>
    <w:p w14:paraId="2D75FBE3" w14:textId="0F07839E" w:rsidR="00566333" w:rsidRDefault="00566333" w:rsidP="00566333">
      <w:pPr>
        <w:pStyle w:val="Listeafsnit"/>
        <w:numPr>
          <w:ilvl w:val="0"/>
          <w:numId w:val="1"/>
        </w:numPr>
      </w:pPr>
      <w:r>
        <w:t>New definition</w:t>
      </w:r>
      <w:r w:rsidR="00EA4315">
        <w:t xml:space="preserve"> of employment groups:</w:t>
      </w:r>
    </w:p>
    <w:tbl>
      <w:tblPr>
        <w:tblStyle w:val="Tabel-Gitter"/>
        <w:tblW w:w="7200" w:type="dxa"/>
        <w:tblLook w:val="0600" w:firstRow="0" w:lastRow="0" w:firstColumn="0" w:lastColumn="0" w:noHBand="1" w:noVBand="1"/>
      </w:tblPr>
      <w:tblGrid>
        <w:gridCol w:w="2714"/>
        <w:gridCol w:w="2243"/>
        <w:gridCol w:w="2243"/>
      </w:tblGrid>
      <w:tr w:rsidR="00566333" w:rsidRPr="00305191" w14:paraId="596409BC" w14:textId="77777777" w:rsidTr="00B916D1">
        <w:trPr>
          <w:trHeight w:val="312"/>
        </w:trPr>
        <w:tc>
          <w:tcPr>
            <w:tcW w:w="2714" w:type="dxa"/>
          </w:tcPr>
          <w:p w14:paraId="10E71AD1" w14:textId="5B002565" w:rsidR="00566333" w:rsidRPr="00305191" w:rsidRDefault="00566333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>REVISED VERSION</w:t>
            </w:r>
          </w:p>
        </w:tc>
        <w:tc>
          <w:tcPr>
            <w:tcW w:w="2243" w:type="dxa"/>
          </w:tcPr>
          <w:p w14:paraId="0CFC851E" w14:textId="77777777" w:rsidR="00566333" w:rsidRDefault="00566333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</w:p>
        </w:tc>
        <w:tc>
          <w:tcPr>
            <w:tcW w:w="2243" w:type="dxa"/>
          </w:tcPr>
          <w:p w14:paraId="4E8B846C" w14:textId="77777777" w:rsidR="00566333" w:rsidRDefault="00566333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</w:p>
        </w:tc>
      </w:tr>
      <w:tr w:rsidR="00566333" w:rsidRPr="00305191" w14:paraId="1FAE3FBE" w14:textId="77777777" w:rsidTr="00B916D1">
        <w:trPr>
          <w:trHeight w:val="312"/>
        </w:trPr>
        <w:tc>
          <w:tcPr>
            <w:tcW w:w="2714" w:type="dxa"/>
          </w:tcPr>
          <w:p w14:paraId="3086C76B" w14:textId="77777777" w:rsidR="00566333" w:rsidRPr="00305191" w:rsidRDefault="00566333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  <w:r w:rsidRPr="00305191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>Group</w:t>
            </w:r>
          </w:p>
        </w:tc>
        <w:tc>
          <w:tcPr>
            <w:tcW w:w="2243" w:type="dxa"/>
          </w:tcPr>
          <w:p w14:paraId="3D9D1044" w14:textId="77777777" w:rsidR="00566333" w:rsidRPr="00305191" w:rsidRDefault="00566333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>SOCIO_13</w:t>
            </w:r>
            <w:r w:rsidRPr="00305191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 xml:space="preserve"> value</w:t>
            </w:r>
          </w:p>
        </w:tc>
        <w:tc>
          <w:tcPr>
            <w:tcW w:w="2243" w:type="dxa"/>
          </w:tcPr>
          <w:p w14:paraId="4D85C39D" w14:textId="77777777" w:rsidR="00566333" w:rsidRPr="00305191" w:rsidRDefault="00566333" w:rsidP="00B916D1">
            <w:pP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>SOCIO_13</w:t>
            </w:r>
            <w:r w:rsidRPr="00305191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 xml:space="preserve"> mapping</w:t>
            </w:r>
          </w:p>
        </w:tc>
      </w:tr>
      <w:tr w:rsidR="00566333" w:rsidRPr="00FE3AFB" w14:paraId="3A09220F" w14:textId="77777777" w:rsidTr="00B916D1">
        <w:trPr>
          <w:trHeight w:val="312"/>
        </w:trPr>
        <w:tc>
          <w:tcPr>
            <w:tcW w:w="2714" w:type="dxa"/>
            <w:vAlign w:val="center"/>
          </w:tcPr>
          <w:p w14:paraId="7AD03077" w14:textId="77777777" w:rsidR="00566333" w:rsidRPr="00FE3AFB" w:rsidRDefault="00566333" w:rsidP="00B916D1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 w:themeColor="text1"/>
                <w:kern w:val="24"/>
                <w:sz w:val="16"/>
                <w:szCs w:val="16"/>
                <w:lang w:val="en-US"/>
              </w:rPr>
              <w:t xml:space="preserve">   Kids and Education</w:t>
            </w:r>
          </w:p>
        </w:tc>
        <w:tc>
          <w:tcPr>
            <w:tcW w:w="2243" w:type="dxa"/>
          </w:tcPr>
          <w:p w14:paraId="1FE03A45" w14:textId="2A929BE1" w:rsidR="00566333" w:rsidRPr="00FE3AFB" w:rsidRDefault="00E050C8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ins w:id="27" w:author="Eva Nina Sparre Wandall" w:date="2025-12-03T11:03:00Z">
              <w:r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310, 420</w:t>
              </w:r>
            </w:ins>
          </w:p>
        </w:tc>
        <w:tc>
          <w:tcPr>
            <w:tcW w:w="2243" w:type="dxa"/>
          </w:tcPr>
          <w:p w14:paraId="7828386A" w14:textId="77777777" w:rsidR="00566333" w:rsidRPr="00FE3AFB" w:rsidRDefault="00566333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>Under education</w:t>
            </w:r>
          </w:p>
        </w:tc>
      </w:tr>
      <w:tr w:rsidR="00566333" w:rsidRPr="00FE3AFB" w14:paraId="7C204F49" w14:textId="77777777" w:rsidTr="00B916D1">
        <w:trPr>
          <w:trHeight w:val="312"/>
        </w:trPr>
        <w:tc>
          <w:tcPr>
            <w:tcW w:w="2714" w:type="dxa"/>
            <w:vAlign w:val="center"/>
          </w:tcPr>
          <w:p w14:paraId="0B6C747E" w14:textId="77777777" w:rsidR="00566333" w:rsidRPr="00FE3AFB" w:rsidRDefault="00566333" w:rsidP="00B916D1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 w:themeColor="text1"/>
                <w:kern w:val="24"/>
                <w:sz w:val="16"/>
                <w:szCs w:val="16"/>
                <w:lang w:val="en-US"/>
              </w:rPr>
              <w:t xml:space="preserve">   Employed</w:t>
            </w:r>
          </w:p>
        </w:tc>
        <w:tc>
          <w:tcPr>
            <w:tcW w:w="2243" w:type="dxa"/>
          </w:tcPr>
          <w:p w14:paraId="5ABDAD7C" w14:textId="21556720" w:rsidR="00566333" w:rsidRPr="00FE3AFB" w:rsidRDefault="00E050C8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ins w:id="28" w:author="Eva Nina Sparre Wandall" w:date="2025-12-03T11:03:00Z">
              <w:r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110-139</w:t>
              </w:r>
            </w:ins>
            <w:ins w:id="29" w:author="Eva Nina Sparre Wandall" w:date="2026-01-13T14:55:00Z">
              <w:r w:rsidR="00340A1D"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, 410</w:t>
              </w:r>
            </w:ins>
          </w:p>
        </w:tc>
        <w:tc>
          <w:tcPr>
            <w:tcW w:w="2243" w:type="dxa"/>
          </w:tcPr>
          <w:p w14:paraId="39B5523A" w14:textId="023469A0" w:rsidR="00566333" w:rsidRPr="00FE3AFB" w:rsidRDefault="00566333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>Employed, self-employed</w:t>
            </w:r>
            <w:ins w:id="30" w:author="Eva Nina Sparre Wandall" w:date="2026-01-13T14:55:00Z">
              <w:r w:rsidR="00340A1D"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, others</w:t>
              </w:r>
            </w:ins>
          </w:p>
        </w:tc>
      </w:tr>
      <w:tr w:rsidR="00566333" w:rsidRPr="00FE3AFB" w14:paraId="5FAD9101" w14:textId="77777777" w:rsidTr="00B916D1">
        <w:trPr>
          <w:trHeight w:val="312"/>
        </w:trPr>
        <w:tc>
          <w:tcPr>
            <w:tcW w:w="2714" w:type="dxa"/>
            <w:vAlign w:val="center"/>
          </w:tcPr>
          <w:p w14:paraId="7E8EAA03" w14:textId="1A72EDDA" w:rsidR="00566333" w:rsidRPr="00FE3AFB" w:rsidRDefault="00642069" w:rsidP="00B916D1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 w:themeColor="text1"/>
                <w:kern w:val="24"/>
                <w:sz w:val="16"/>
                <w:szCs w:val="16"/>
                <w:lang w:val="en-US"/>
              </w:rPr>
              <w:t xml:space="preserve">   Unemployed</w:t>
            </w:r>
            <w:r w:rsidRPr="00FE3AFB" w:rsidDel="00642069">
              <w:rPr>
                <w:rFonts w:cs="Times New Roman"/>
                <w:color w:val="000000" w:themeColor="text1"/>
                <w:kern w:val="24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2243" w:type="dxa"/>
          </w:tcPr>
          <w:p w14:paraId="421D3717" w14:textId="3165F6E3" w:rsidR="00566333" w:rsidRPr="00FE3AFB" w:rsidRDefault="00E050C8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ins w:id="31" w:author="Eva Nina Sparre Wandall" w:date="2025-12-03T11:04:00Z">
              <w:r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210, 330</w:t>
              </w:r>
            </w:ins>
          </w:p>
        </w:tc>
        <w:tc>
          <w:tcPr>
            <w:tcW w:w="2243" w:type="dxa"/>
          </w:tcPr>
          <w:p w14:paraId="75D74CE3" w14:textId="7663BFDF" w:rsidR="00566333" w:rsidRPr="002B2D89" w:rsidRDefault="00566333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 xml:space="preserve">Unemployment benefits, </w:t>
            </w:r>
            <w:r w:rsidRPr="00224AD6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highlight w:val="yellow"/>
                <w:lang w:val="en-US"/>
              </w:rPr>
              <w:t>cash benefits (</w:t>
            </w:r>
            <w:r w:rsidRPr="00224AD6">
              <w:rPr>
                <w:rFonts w:cs="Times New Roman"/>
                <w:b/>
                <w:bCs/>
                <w:i/>
                <w:iCs/>
                <w:color w:val="000000"/>
                <w:kern w:val="24"/>
                <w:sz w:val="16"/>
                <w:szCs w:val="16"/>
                <w:highlight w:val="yellow"/>
                <w:lang w:val="en-US"/>
              </w:rPr>
              <w:t>kontakthjælp</w:t>
            </w:r>
            <w:r w:rsidRPr="00224AD6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highlight w:val="yellow"/>
                <w:lang w:val="en-US"/>
              </w:rPr>
              <w:t>)</w:t>
            </w:r>
          </w:p>
        </w:tc>
      </w:tr>
      <w:tr w:rsidR="00566333" w:rsidRPr="00FE3AFB" w14:paraId="28E21397" w14:textId="77777777" w:rsidTr="00B916D1">
        <w:trPr>
          <w:trHeight w:val="312"/>
        </w:trPr>
        <w:tc>
          <w:tcPr>
            <w:tcW w:w="2714" w:type="dxa"/>
            <w:vAlign w:val="center"/>
          </w:tcPr>
          <w:p w14:paraId="20A0CCF9" w14:textId="2ABE33D2" w:rsidR="00566333" w:rsidRPr="00FE3AFB" w:rsidRDefault="00566333" w:rsidP="00B916D1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 w:themeColor="text1"/>
                <w:kern w:val="24"/>
                <w:sz w:val="16"/>
                <w:szCs w:val="16"/>
                <w:lang w:val="en-US"/>
              </w:rPr>
              <w:t xml:space="preserve">   </w:t>
            </w:r>
            <w:r w:rsidR="00642069" w:rsidRPr="00FE3AFB">
              <w:rPr>
                <w:rFonts w:cs="Times New Roman"/>
                <w:color w:val="000000" w:themeColor="text1"/>
                <w:kern w:val="24"/>
                <w:sz w:val="16"/>
                <w:szCs w:val="16"/>
                <w:lang w:val="en-US"/>
              </w:rPr>
              <w:t xml:space="preserve">Not in workforce </w:t>
            </w:r>
          </w:p>
        </w:tc>
        <w:tc>
          <w:tcPr>
            <w:tcW w:w="2243" w:type="dxa"/>
          </w:tcPr>
          <w:p w14:paraId="53E43EBA" w14:textId="0472CA1B" w:rsidR="00566333" w:rsidRPr="00FE3AFB" w:rsidRDefault="00E050C8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ins w:id="32" w:author="Eva Nina Sparre Wandall" w:date="2025-12-03T11:04:00Z">
              <w:r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220,321</w:t>
              </w:r>
            </w:ins>
            <w:ins w:id="33" w:author="Eva Nina Sparre Wandall" w:date="2026-01-13T14:56:00Z">
              <w:r w:rsidR="00340A1D"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,323</w:t>
              </w:r>
            </w:ins>
          </w:p>
        </w:tc>
        <w:tc>
          <w:tcPr>
            <w:tcW w:w="2243" w:type="dxa"/>
          </w:tcPr>
          <w:p w14:paraId="76475057" w14:textId="0D343EF9" w:rsidR="00566333" w:rsidRPr="00FE3AFB" w:rsidRDefault="00566333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r w:rsidRPr="00224AD6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highlight w:val="yellow"/>
                <w:lang w:val="en-US"/>
              </w:rPr>
              <w:t>Incapacity benefits</w:t>
            </w:r>
            <w:r w:rsidRPr="00566333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 xml:space="preserve"> (</w:t>
            </w:r>
            <w:r w:rsidRPr="00566333">
              <w:rPr>
                <w:rFonts w:cs="Times New Roman"/>
                <w:b/>
                <w:bCs/>
                <w:i/>
                <w:iCs/>
                <w:color w:val="000000"/>
                <w:kern w:val="24"/>
                <w:sz w:val="16"/>
                <w:szCs w:val="16"/>
                <w:lang w:val="en-US"/>
              </w:rPr>
              <w:t>førtidspension</w:t>
            </w:r>
            <w:r w:rsidRPr="00566333">
              <w:rPr>
                <w:rFonts w:cs="Times New Roman"/>
                <w:b/>
                <w:bCs/>
                <w:color w:val="000000"/>
                <w:kern w:val="24"/>
                <w:sz w:val="16"/>
                <w:szCs w:val="16"/>
                <w:lang w:val="en-US"/>
              </w:rPr>
              <w:t>)</w:t>
            </w:r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>,</w:t>
            </w:r>
            <w:ins w:id="34" w:author="Eva Nina Sparre Wandall" w:date="2026-01-13T14:56:00Z">
              <w:r w:rsidR="00340A1D"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 xml:space="preserve"> </w:t>
              </w:r>
              <w:r w:rsidR="00340A1D"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 xml:space="preserve">voluntary early retirement (efterløn), </w:t>
              </w:r>
            </w:ins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 xml:space="preserve"> sick leaves, etc.</w:t>
            </w:r>
          </w:p>
        </w:tc>
      </w:tr>
      <w:tr w:rsidR="00566333" w:rsidRPr="00FE3AFB" w14:paraId="5C87D611" w14:textId="77777777" w:rsidTr="00B916D1">
        <w:trPr>
          <w:trHeight w:val="312"/>
        </w:trPr>
        <w:tc>
          <w:tcPr>
            <w:tcW w:w="2714" w:type="dxa"/>
            <w:vAlign w:val="center"/>
          </w:tcPr>
          <w:p w14:paraId="0416569C" w14:textId="764EE643" w:rsidR="00566333" w:rsidRPr="00FE3AFB" w:rsidRDefault="00642069" w:rsidP="00B916D1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 w:rsidRPr="00FE3AFB">
              <w:rPr>
                <w:rFonts w:cs="Times New Roman"/>
                <w:color w:val="000000" w:themeColor="text1"/>
                <w:kern w:val="24"/>
                <w:sz w:val="16"/>
                <w:szCs w:val="16"/>
                <w:lang w:val="en-US"/>
              </w:rPr>
              <w:t xml:space="preserve"> Retired</w:t>
            </w:r>
          </w:p>
        </w:tc>
        <w:tc>
          <w:tcPr>
            <w:tcW w:w="2243" w:type="dxa"/>
          </w:tcPr>
          <w:p w14:paraId="68054E79" w14:textId="23A1EBF1" w:rsidR="00566333" w:rsidRPr="00FE3AFB" w:rsidRDefault="00E050C8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ins w:id="35" w:author="Eva Nina Sparre Wandall" w:date="2025-12-03T11:05:00Z">
              <w:r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32</w:t>
              </w:r>
            </w:ins>
            <w:ins w:id="36" w:author="Eva Nina Sparre Wandall" w:date="2025-12-03T11:06:00Z">
              <w:r>
                <w:rPr>
                  <w:rFonts w:cs="Times New Roman"/>
                  <w:color w:val="000000"/>
                  <w:kern w:val="24"/>
                  <w:sz w:val="16"/>
                  <w:szCs w:val="16"/>
                  <w:lang w:val="en-US"/>
                </w:rPr>
                <w:t>2</w:t>
              </w:r>
            </w:ins>
          </w:p>
        </w:tc>
        <w:tc>
          <w:tcPr>
            <w:tcW w:w="2243" w:type="dxa"/>
          </w:tcPr>
          <w:p w14:paraId="2EA073D1" w14:textId="5708B7D1" w:rsidR="00566333" w:rsidRPr="00FE3AFB" w:rsidRDefault="00566333" w:rsidP="00B916D1">
            <w:pP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</w:pPr>
            <w:r>
              <w:rPr>
                <w:rFonts w:cs="Times New Roman"/>
                <w:color w:val="000000"/>
                <w:kern w:val="24"/>
                <w:sz w:val="16"/>
                <w:szCs w:val="16"/>
                <w:lang w:val="en-US"/>
              </w:rPr>
              <w:t>Retired</w:t>
            </w:r>
          </w:p>
        </w:tc>
      </w:tr>
    </w:tbl>
    <w:p w14:paraId="1855D987" w14:textId="77777777" w:rsidR="00566333" w:rsidRDefault="00566333" w:rsidP="00566333">
      <w:pPr>
        <w:rPr>
          <w:ins w:id="37" w:author="Eva Nina Sparre Wandall" w:date="2025-12-10T13:34:00Z"/>
        </w:rPr>
      </w:pPr>
    </w:p>
    <w:p w14:paraId="79798054" w14:textId="3F402025" w:rsidR="00962ADA" w:rsidRPr="00A85BBE" w:rsidRDefault="00962ADA" w:rsidP="00566333">
      <w:pPr>
        <w:rPr>
          <w:b/>
          <w:bCs/>
        </w:rPr>
      </w:pPr>
      <w:ins w:id="38" w:author="Eva Nina Sparre Wandall" w:date="2025-12-10T13:34:00Z">
        <w:r w:rsidRPr="00A85BBE">
          <w:rPr>
            <w:b/>
            <w:bCs/>
          </w:rPr>
          <w:t>ENSW</w:t>
        </w:r>
      </w:ins>
      <w:ins w:id="39" w:author="Eva Nina Sparre Wandall" w:date="2026-01-13T14:55:00Z">
        <w:r w:rsidR="00340A1D">
          <w:rPr>
            <w:b/>
            <w:bCs/>
          </w:rPr>
          <w:t xml:space="preserve"> (suggestions)</w:t>
        </w:r>
      </w:ins>
      <w:ins w:id="40" w:author="Eva Nina Sparre Wandall" w:date="2025-12-10T13:34:00Z">
        <w:r w:rsidRPr="00A85BBE">
          <w:rPr>
            <w:b/>
            <w:bCs/>
          </w:rPr>
          <w:t>:</w:t>
        </w:r>
      </w:ins>
    </w:p>
    <w:p w14:paraId="68997248" w14:textId="1E2BD291" w:rsidR="002B2D89" w:rsidRPr="00340A1D" w:rsidRDefault="00962ADA" w:rsidP="002B2D89">
      <w:pPr>
        <w:rPr>
          <w:ins w:id="41" w:author="Eva Nina Sparre Wandall" w:date="2025-12-10T13:33:00Z"/>
          <w:lang w:val="da-DK"/>
          <w:rPrChange w:id="42" w:author="Eva Nina Sparre Wandall" w:date="2026-01-13T14:58:00Z">
            <w:rPr>
              <w:ins w:id="43" w:author="Eva Nina Sparre Wandall" w:date="2025-12-10T13:33:00Z"/>
            </w:rPr>
          </w:rPrChange>
        </w:rPr>
      </w:pPr>
      <w:ins w:id="44" w:author="Eva Nina Sparre Wandall" w:date="2025-12-10T13:32:00Z">
        <w:r>
          <w:t>410: Others</w:t>
        </w:r>
      </w:ins>
      <w:ins w:id="45" w:author="Eva Nina Sparre Wandall" w:date="2025-12-10T13:34:00Z">
        <w:r>
          <w:t>. Not in workforce</w:t>
        </w:r>
      </w:ins>
      <w:ins w:id="46" w:author="Eva Nina Sparre Wandall" w:date="2026-01-13T14:56:00Z">
        <w:r w:rsidR="00340A1D">
          <w:t xml:space="preserve"> instead of employ</w:t>
        </w:r>
      </w:ins>
      <w:ins w:id="47" w:author="Eva Nina Sparre Wandall" w:date="2026-01-13T14:57:00Z">
        <w:r w:rsidR="00340A1D">
          <w:t>ed</w:t>
        </w:r>
      </w:ins>
      <w:ins w:id="48" w:author="Eva Nina Sparre Wandall" w:date="2025-12-10T13:34:00Z">
        <w:r>
          <w:t>?</w:t>
        </w:r>
      </w:ins>
      <w:ins w:id="49" w:author="Eva Nina Sparre Wandall" w:date="2026-01-13T14:55:00Z">
        <w:r w:rsidR="00340A1D">
          <w:t xml:space="preserve"> </w:t>
        </w:r>
      </w:ins>
      <w:ins w:id="50" w:author="Eva Nina Sparre Wandall" w:date="2026-01-13T14:56:00Z">
        <w:r w:rsidR="00340A1D" w:rsidRPr="00340A1D">
          <w:rPr>
            <w:lang w:val="da-DK"/>
            <w:rPrChange w:id="51" w:author="Eva Nina Sparre Wandall" w:date="2026-01-13T14:58:00Z">
              <w:rPr/>
            </w:rPrChange>
          </w:rPr>
          <w:t>(</w:t>
        </w:r>
      </w:ins>
      <w:ins w:id="52" w:author="Eva Nina Sparre Wandall" w:date="2026-01-13T14:58:00Z">
        <w:r w:rsidR="00340A1D" w:rsidRPr="00340A1D">
          <w:rPr>
            <w:lang w:val="da-DK"/>
            <w:rPrChange w:id="53" w:author="Eva Nina Sparre Wandall" w:date="2026-01-13T14:58:00Z">
              <w:rPr>
                <w:lang w:val="en-US"/>
              </w:rPr>
            </w:rPrChange>
          </w:rPr>
          <w:t>fra</w:t>
        </w:r>
      </w:ins>
      <w:ins w:id="54" w:author="Eva Nina Sparre Wandall" w:date="2026-01-13T14:59:00Z">
        <w:r w:rsidR="00340A1D">
          <w:rPr>
            <w:lang w:val="da-DK"/>
          </w:rPr>
          <w:t xml:space="preserve"> beskrivelsen af SOCIO13</w:t>
        </w:r>
      </w:ins>
      <w:ins w:id="55" w:author="Eva Nina Sparre Wandall" w:date="2026-01-13T14:56:00Z">
        <w:r w:rsidR="00340A1D" w:rsidRPr="00340A1D">
          <w:rPr>
            <w:lang w:val="da-DK"/>
          </w:rPr>
          <w:t>:</w:t>
        </w:r>
      </w:ins>
      <w:ins w:id="56" w:author="Eva Nina Sparre Wandall" w:date="2026-01-13T14:58:00Z">
        <w:r w:rsidR="00340A1D" w:rsidRPr="00340A1D">
          <w:rPr>
            <w:lang w:val="da-DK"/>
            <w:rPrChange w:id="57" w:author="Eva Nina Sparre Wandall" w:date="2026-01-13T14:58:00Z">
              <w:rPr>
                <w:lang w:val="en-US"/>
              </w:rPr>
            </w:rPrChange>
          </w:rPr>
          <w:t xml:space="preserve"> </w:t>
        </w:r>
      </w:ins>
      <w:ins w:id="58" w:author="Eva Nina Sparre Wandall" w:date="2026-01-13T14:59:00Z">
        <w:r w:rsidR="00340A1D">
          <w:rPr>
            <w:lang w:val="da-DK"/>
          </w:rPr>
          <w:t>”</w:t>
        </w:r>
      </w:ins>
      <w:ins w:id="59" w:author="Eva Nina Sparre Wandall" w:date="2026-01-13T14:58:00Z">
        <w:r w:rsidR="00340A1D" w:rsidRPr="00340A1D">
          <w:rPr>
            <w:lang w:val="da-DK"/>
            <w:rPrChange w:id="60" w:author="Eva Nina Sparre Wandall" w:date="2026-01-13T14:58:00Z">
              <w:rPr/>
            </w:rPrChange>
          </w:rPr>
          <w:t>Øvrige ude af erhverv( kode 410) </w:t>
        </w:r>
      </w:ins>
      <w:ins w:id="61" w:author="Eva Nina Sparre Wandall" w:date="2026-01-13T14:59:00Z">
        <w:r w:rsidR="00340A1D">
          <w:rPr>
            <w:lang w:val="da-DK"/>
          </w:rPr>
          <w:t>”</w:t>
        </w:r>
      </w:ins>
      <w:ins w:id="62" w:author="Eva Nina Sparre Wandall" w:date="2026-01-13T14:58:00Z">
        <w:r w:rsidR="00340A1D" w:rsidRPr="00340A1D">
          <w:rPr>
            <w:lang w:val="da-DK"/>
            <w:rPrChange w:id="63" w:author="Eva Nina Sparre Wandall" w:date="2026-01-13T14:58:00Z">
              <w:rPr/>
            </w:rPrChange>
          </w:rPr>
          <w:t>)</w:t>
        </w:r>
      </w:ins>
    </w:p>
    <w:p w14:paraId="32C743EC" w14:textId="63D396CB" w:rsidR="00962ADA" w:rsidRPr="00340A1D" w:rsidRDefault="00962ADA" w:rsidP="002B2D89">
      <w:pPr>
        <w:rPr>
          <w:lang w:val="da-DK"/>
          <w:rPrChange w:id="64" w:author="Eva Nina Sparre Wandall" w:date="2026-01-13T14:56:00Z">
            <w:rPr/>
          </w:rPrChange>
        </w:rPr>
      </w:pPr>
      <w:ins w:id="65" w:author="Eva Nina Sparre Wandall" w:date="2025-12-10T13:33:00Z">
        <w:r w:rsidRPr="00340A1D">
          <w:rPr>
            <w:lang w:val="da-DK"/>
            <w:rPrChange w:id="66" w:author="Eva Nina Sparre Wandall" w:date="2026-01-13T14:56:00Z">
              <w:rPr/>
            </w:rPrChange>
          </w:rPr>
          <w:t>323: Efterløn</w:t>
        </w:r>
      </w:ins>
      <w:ins w:id="67" w:author="Eva Nina Sparre Wandall" w:date="2025-12-10T13:34:00Z">
        <w:r w:rsidRPr="00340A1D">
          <w:rPr>
            <w:lang w:val="da-DK"/>
            <w:rPrChange w:id="68" w:author="Eva Nina Sparre Wandall" w:date="2026-01-13T14:56:00Z">
              <w:rPr/>
            </w:rPrChange>
          </w:rPr>
          <w:t>. Retired</w:t>
        </w:r>
      </w:ins>
      <w:ins w:id="69" w:author="Eva Nina Sparre Wandall" w:date="2026-01-13T14:59:00Z">
        <w:r w:rsidR="00340A1D">
          <w:rPr>
            <w:lang w:val="da-DK"/>
          </w:rPr>
          <w:t xml:space="preserve"> instead of not in workforce</w:t>
        </w:r>
      </w:ins>
      <w:ins w:id="70" w:author="Eva Nina Sparre Wandall" w:date="2025-12-10T13:34:00Z">
        <w:r w:rsidRPr="00340A1D">
          <w:rPr>
            <w:lang w:val="da-DK"/>
            <w:rPrChange w:id="71" w:author="Eva Nina Sparre Wandall" w:date="2026-01-13T14:56:00Z">
              <w:rPr/>
            </w:rPrChange>
          </w:rPr>
          <w:t>?</w:t>
        </w:r>
      </w:ins>
    </w:p>
    <w:p w14:paraId="58E4027A" w14:textId="77777777" w:rsidR="002B2D89" w:rsidRPr="00340A1D" w:rsidRDefault="002B2D89" w:rsidP="002B2D89">
      <w:pPr>
        <w:rPr>
          <w:lang w:val="da-DK"/>
          <w:rPrChange w:id="72" w:author="Eva Nina Sparre Wandall" w:date="2026-01-13T14:56:00Z">
            <w:rPr/>
          </w:rPrChange>
        </w:rPr>
      </w:pPr>
    </w:p>
    <w:p w14:paraId="33B159C6" w14:textId="77777777" w:rsidR="002B2D89" w:rsidRPr="00340A1D" w:rsidRDefault="002B2D89" w:rsidP="002B2D89">
      <w:pPr>
        <w:rPr>
          <w:lang w:val="da-DK"/>
          <w:rPrChange w:id="73" w:author="Eva Nina Sparre Wandall" w:date="2026-01-13T14:56:00Z">
            <w:rPr/>
          </w:rPrChange>
        </w:rPr>
      </w:pPr>
    </w:p>
    <w:p w14:paraId="5A19D1FA" w14:textId="77777777" w:rsidR="002B2D89" w:rsidRPr="00340A1D" w:rsidRDefault="002B2D89">
      <w:pPr>
        <w:rPr>
          <w:rFonts w:eastAsiaTheme="majorEastAsia" w:cstheme="majorBidi"/>
          <w:sz w:val="26"/>
          <w:szCs w:val="26"/>
          <w:lang w:val="da-DK"/>
          <w:rPrChange w:id="74" w:author="Eva Nina Sparre Wandall" w:date="2026-01-13T14:56:00Z">
            <w:rPr>
              <w:rFonts w:eastAsiaTheme="majorEastAsia" w:cstheme="majorBidi"/>
              <w:sz w:val="26"/>
              <w:szCs w:val="26"/>
            </w:rPr>
          </w:rPrChange>
        </w:rPr>
      </w:pPr>
      <w:r w:rsidRPr="00340A1D">
        <w:rPr>
          <w:lang w:val="da-DK"/>
          <w:rPrChange w:id="75" w:author="Eva Nina Sparre Wandall" w:date="2026-01-13T14:56:00Z">
            <w:rPr/>
          </w:rPrChange>
        </w:rPr>
        <w:br w:type="page"/>
      </w:r>
    </w:p>
    <w:p w14:paraId="3E514801" w14:textId="2D6C66D0" w:rsidR="00FE1680" w:rsidRPr="00A85BBE" w:rsidRDefault="00FE1680" w:rsidP="00FE1680">
      <w:pPr>
        <w:rPr>
          <w:lang w:val="da-DK"/>
        </w:rPr>
      </w:pPr>
      <w:bookmarkStart w:id="76" w:name="_Toc185432417"/>
      <w:commentRangeStart w:id="77"/>
      <w:r w:rsidRPr="00A85BBE">
        <w:rPr>
          <w:lang w:val="da-DK"/>
        </w:rPr>
        <w:lastRenderedPageBreak/>
        <w:t>Psykiatriske diagnoser</w:t>
      </w:r>
      <w:commentRangeEnd w:id="77"/>
      <w:r w:rsidR="00D57E89">
        <w:rPr>
          <w:rStyle w:val="Kommentarhenvisning"/>
        </w:rPr>
        <w:commentReference w:id="77"/>
      </w:r>
    </w:p>
    <w:p w14:paraId="09C81E81" w14:textId="77777777" w:rsidR="00FE1680" w:rsidRPr="00A85BBE" w:rsidRDefault="00FE1680" w:rsidP="002B2D89">
      <w:pPr>
        <w:pStyle w:val="Overskrift2"/>
        <w:rPr>
          <w:lang w:val="da-DK"/>
        </w:rPr>
      </w:pPr>
    </w:p>
    <w:p w14:paraId="310AEEF8" w14:textId="77777777" w:rsidR="00FE1680" w:rsidRPr="00D57E89" w:rsidRDefault="00FE1680" w:rsidP="002B2D89">
      <w:pPr>
        <w:pStyle w:val="Overskrift2"/>
        <w:rPr>
          <w:lang w:val="da-DK"/>
        </w:rPr>
      </w:pPr>
      <w:r w:rsidRPr="00D57E89">
        <w:rPr>
          <w:lang w:val="da-DK"/>
        </w:rPr>
        <w:t>Potentielle problemer:</w:t>
      </w:r>
    </w:p>
    <w:p w14:paraId="1BC62754" w14:textId="2A146147" w:rsidR="00FE1680" w:rsidRPr="00D57E89" w:rsidRDefault="00FE1680" w:rsidP="002B2D89">
      <w:pPr>
        <w:pStyle w:val="Overskrift2"/>
        <w:rPr>
          <w:lang w:val="da-DK"/>
        </w:rPr>
      </w:pPr>
      <w:r>
        <w:rPr>
          <w:lang w:val="da-DK"/>
        </w:rPr>
        <w:t xml:space="preserve">Især for </w:t>
      </w:r>
      <w:r w:rsidRPr="00D57E89">
        <w:rPr>
          <w:lang w:val="da-DK"/>
        </w:rPr>
        <w:t>Autisme of ADHD diagnose</w:t>
      </w:r>
      <w:r>
        <w:rPr>
          <w:lang w:val="da-DK"/>
        </w:rPr>
        <w:t>r</w:t>
      </w:r>
      <w:r w:rsidRPr="00D57E89">
        <w:rPr>
          <w:lang w:val="da-DK"/>
        </w:rPr>
        <w:t xml:space="preserve"> kan ligge som tillæg</w:t>
      </w:r>
      <w:r>
        <w:rPr>
          <w:lang w:val="da-DK"/>
        </w:rPr>
        <w:t>s</w:t>
      </w:r>
      <w:r w:rsidRPr="00D57E89">
        <w:rPr>
          <w:lang w:val="da-DK"/>
        </w:rPr>
        <w:t xml:space="preserve">koder </w:t>
      </w:r>
      <w:r>
        <w:rPr>
          <w:lang w:val="da-DK"/>
        </w:rPr>
        <w:t xml:space="preserve">(i LPR2 og før) </w:t>
      </w:r>
      <w:r w:rsidRPr="00D57E89">
        <w:rPr>
          <w:lang w:val="da-DK"/>
        </w:rPr>
        <w:t>o</w:t>
      </w:r>
      <w:r>
        <w:rPr>
          <w:lang w:val="da-DK"/>
        </w:rPr>
        <w:t>g ikke som primær diagnose som kunne være en Z-kode (Jonas)</w:t>
      </w:r>
    </w:p>
    <w:p w14:paraId="6A290E0F" w14:textId="77777777" w:rsidR="00AF7269" w:rsidRDefault="00AF7269">
      <w:pPr>
        <w:rPr>
          <w:lang w:val="da-DK"/>
        </w:rPr>
      </w:pPr>
    </w:p>
    <w:p w14:paraId="1898B732" w14:textId="77777777" w:rsidR="00AF7269" w:rsidRDefault="00AF7269">
      <w:pPr>
        <w:rPr>
          <w:lang w:val="da-DK"/>
        </w:rPr>
      </w:pPr>
      <w:r>
        <w:rPr>
          <w:lang w:val="da-DK"/>
        </w:rPr>
        <w:t>Stor forskel i hvordan psykiatriske diagnoser er rapporteret i LPR2 og LPR3</w:t>
      </w:r>
    </w:p>
    <w:p w14:paraId="2A53A597" w14:textId="485C6091" w:rsidR="00AF7269" w:rsidRDefault="00AF7269">
      <w:pPr>
        <w:rPr>
          <w:lang w:val="da-DK"/>
        </w:rPr>
      </w:pPr>
      <w:r>
        <w:rPr>
          <w:lang w:val="da-DK"/>
        </w:rPr>
        <w:t>LPR2: Brug ikke C_adiag, men brug C_diag</w:t>
      </w:r>
    </w:p>
    <w:p w14:paraId="6A2FDC8F" w14:textId="60BC2E69" w:rsidR="00FE1680" w:rsidRPr="00D57E89" w:rsidRDefault="00AF7269">
      <w:pPr>
        <w:rPr>
          <w:rFonts w:eastAsiaTheme="majorEastAsia" w:cstheme="majorBidi"/>
          <w:sz w:val="26"/>
          <w:szCs w:val="26"/>
          <w:lang w:val="en-US"/>
        </w:rPr>
      </w:pPr>
      <w:r w:rsidRPr="00D57E89">
        <w:rPr>
          <w:lang w:val="en-US"/>
        </w:rPr>
        <w:t xml:space="preserve">LPR2: </w:t>
      </w:r>
      <w:r w:rsidR="00FE1680" w:rsidRPr="00D57E89">
        <w:rPr>
          <w:lang w:val="en-US"/>
        </w:rPr>
        <w:br w:type="page"/>
      </w:r>
    </w:p>
    <w:p w14:paraId="337CDE31" w14:textId="1BDF8CF9" w:rsidR="002B2D89" w:rsidRDefault="002B2D89" w:rsidP="002B2D89">
      <w:pPr>
        <w:pStyle w:val="Overskrift2"/>
      </w:pPr>
      <w:r>
        <w:lastRenderedPageBreak/>
        <w:t>Parental psychiatric disorder</w:t>
      </w:r>
      <w:bookmarkEnd w:id="76"/>
    </w:p>
    <w:p w14:paraId="59FBE508" w14:textId="77777777" w:rsidR="00EA4315" w:rsidRDefault="00EA4315" w:rsidP="00EA4315"/>
    <w:p w14:paraId="12F3C159" w14:textId="77777777" w:rsidR="002A0E78" w:rsidRDefault="002A0E78" w:rsidP="002A0E78">
      <w:r>
        <w:t>(!) Possible problems:</w:t>
      </w:r>
    </w:p>
    <w:p w14:paraId="01DD57CB" w14:textId="13E1B19F" w:rsidR="00EA4315" w:rsidRDefault="002155F0" w:rsidP="00EA4315">
      <w:pPr>
        <w:rPr>
          <w:lang w:val="da-DK"/>
        </w:rPr>
      </w:pPr>
      <w:r w:rsidRPr="00D57E89">
        <w:rPr>
          <w:lang w:val="da-DK"/>
        </w:rPr>
        <w:t>Nogle fædre er</w:t>
      </w:r>
      <w:r>
        <w:rPr>
          <w:lang w:val="da-DK"/>
        </w:rPr>
        <w:t xml:space="preserve"> ikke registret og nogle fædre er ikke de rigtige.</w:t>
      </w:r>
    </w:p>
    <w:p w14:paraId="780234CE" w14:textId="0C6157DC" w:rsidR="002155F0" w:rsidRPr="00D57E89" w:rsidRDefault="002155F0" w:rsidP="00EA4315">
      <w:pPr>
        <w:rPr>
          <w:lang w:val="da-DK"/>
        </w:rPr>
      </w:pPr>
      <w:r>
        <w:rPr>
          <w:lang w:val="da-DK"/>
        </w:rPr>
        <w:t>Vær opmærksom på at der er forskel på at vokse op med forældre med psykisk sygdom og hvis forældre får diagnosen senere i livet.</w:t>
      </w:r>
    </w:p>
    <w:p w14:paraId="29A82469" w14:textId="441BC84A" w:rsidR="002A0E78" w:rsidRPr="00D57E89" w:rsidRDefault="002A0E78" w:rsidP="00EA4315">
      <w:pPr>
        <w:rPr>
          <w:lang w:val="en-US"/>
        </w:rPr>
      </w:pPr>
      <w:r w:rsidRPr="00D57E89">
        <w:rPr>
          <w:lang w:val="en-US"/>
        </w:rPr>
        <w:t>Possible solutions:</w:t>
      </w:r>
    </w:p>
    <w:p w14:paraId="5F618C73" w14:textId="72617A75" w:rsidR="00D57E89" w:rsidRDefault="00D57E89">
      <w:pPr>
        <w:rPr>
          <w:rFonts w:eastAsiaTheme="majorEastAsia" w:cstheme="majorBidi"/>
          <w:sz w:val="26"/>
          <w:szCs w:val="26"/>
          <w:lang w:val="en-US"/>
        </w:rPr>
      </w:pPr>
      <w:r>
        <w:rPr>
          <w:rFonts w:eastAsiaTheme="majorEastAsia" w:cstheme="majorBidi"/>
          <w:sz w:val="26"/>
          <w:szCs w:val="26"/>
          <w:lang w:val="en-US"/>
        </w:rPr>
        <w:br w:type="page"/>
      </w:r>
    </w:p>
    <w:p w14:paraId="20A3DF5B" w14:textId="77777777" w:rsidR="00EA4315" w:rsidRPr="00D57E89" w:rsidRDefault="00EA4315">
      <w:pPr>
        <w:rPr>
          <w:rFonts w:eastAsiaTheme="majorEastAsia" w:cstheme="majorBidi"/>
          <w:sz w:val="26"/>
          <w:szCs w:val="26"/>
          <w:lang w:val="en-US"/>
        </w:rPr>
      </w:pPr>
    </w:p>
    <w:p w14:paraId="45831D55" w14:textId="556DE83A" w:rsidR="00EA4315" w:rsidRDefault="00EA4315" w:rsidP="00EA4315">
      <w:pPr>
        <w:pStyle w:val="Overskrift2"/>
      </w:pPr>
      <w:bookmarkStart w:id="78" w:name="_Toc185432418"/>
      <w:r>
        <w:t>Charlson Comorbidity Index</w:t>
      </w:r>
      <w:bookmarkEnd w:id="78"/>
      <w:r w:rsidR="00DA365D">
        <w:t xml:space="preserve"> (CCI)</w:t>
      </w:r>
    </w:p>
    <w:p w14:paraId="311CB1CF" w14:textId="77777777" w:rsidR="00EA4315" w:rsidRDefault="00EA4315" w:rsidP="00EA4315"/>
    <w:p w14:paraId="4650DD68" w14:textId="77777777" w:rsidR="002A0E78" w:rsidRDefault="002A0E78" w:rsidP="002A0E78">
      <w:r>
        <w:t>(!) Possible problems:</w:t>
      </w:r>
    </w:p>
    <w:p w14:paraId="3927A919" w14:textId="0FE55F43" w:rsidR="00051CCE" w:rsidRDefault="00051CCE" w:rsidP="002A0E78">
      <w:r>
        <w:t xml:space="preserve">Charlson Comorbidity Index is an old instrument which does not estimate disease burden with state-of-the-art treatments available. Today for example HIV is treatable and should probably not be weighted as high as cancer. </w:t>
      </w:r>
    </w:p>
    <w:p w14:paraId="274AB939" w14:textId="71531DDF" w:rsidR="002A0E78" w:rsidRDefault="00DA365D" w:rsidP="002A0E78">
      <w:r>
        <w:t>In a Dementia study, the diagnosis should not be included in a comorbidity index.</w:t>
      </w:r>
    </w:p>
    <w:p w14:paraId="78B07C65" w14:textId="77777777" w:rsidR="002A0E78" w:rsidRDefault="002A0E78" w:rsidP="002A0E78">
      <w:r>
        <w:t>Possible solutions:</w:t>
      </w:r>
    </w:p>
    <w:p w14:paraId="4A468D90" w14:textId="77777777" w:rsidR="00EA4315" w:rsidRDefault="00EA4315" w:rsidP="00EA4315"/>
    <w:p w14:paraId="2E914764" w14:textId="4C647734" w:rsidR="00EA4315" w:rsidRPr="00EA4315" w:rsidRDefault="0040411D" w:rsidP="00EA4315">
      <w:r>
        <w:t>Review alternative definition</w:t>
      </w:r>
      <w:r w:rsidR="002D7DB7">
        <w:t>s</w:t>
      </w:r>
      <w:r>
        <w:t xml:space="preserve"> (Andreas)</w:t>
      </w:r>
    </w:p>
    <w:sectPr w:rsidR="00EA4315" w:rsidRPr="00EA4315" w:rsidSect="005C54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7" w:author="Simon Horskjær Rasmussen" w:date="2025-03-12T15:46:00Z" w:initials="SHR">
    <w:p w14:paraId="14E3E658" w14:textId="07A5DD41" w:rsidR="00D57E89" w:rsidRDefault="00D57E89" w:rsidP="004A5014">
      <w:pPr>
        <w:pStyle w:val="Kommentartekst"/>
      </w:pPr>
      <w:r>
        <w:rPr>
          <w:rStyle w:val="Kommentarhenvisning"/>
        </w:rPr>
        <w:annotationRef/>
      </w:r>
      <w:r>
        <w:t>Jonas opsummerer problimstilling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E3E65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B7C2AB8" w16cex:dateUtc="2025-03-12T14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E3E658" w16cid:durableId="2B7C2A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A68FD" w14:textId="77777777" w:rsidR="00083E4B" w:rsidRDefault="00083E4B" w:rsidP="00083E4B">
      <w:pPr>
        <w:spacing w:after="0" w:line="240" w:lineRule="auto"/>
      </w:pPr>
      <w:r>
        <w:separator/>
      </w:r>
    </w:p>
  </w:endnote>
  <w:endnote w:type="continuationSeparator" w:id="0">
    <w:p w14:paraId="689EC02C" w14:textId="77777777" w:rsidR="00083E4B" w:rsidRDefault="00083E4B" w:rsidP="00083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9682F" w14:textId="77777777" w:rsidR="00083E4B" w:rsidRDefault="00083E4B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B916F" w14:textId="77777777" w:rsidR="00083E4B" w:rsidRDefault="00083E4B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A4C69" w14:textId="77777777" w:rsidR="00083E4B" w:rsidRDefault="00083E4B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0F7E7" w14:textId="77777777" w:rsidR="00083E4B" w:rsidRDefault="00083E4B" w:rsidP="00083E4B">
      <w:pPr>
        <w:spacing w:after="0" w:line="240" w:lineRule="auto"/>
      </w:pPr>
      <w:r>
        <w:separator/>
      </w:r>
    </w:p>
  </w:footnote>
  <w:footnote w:type="continuationSeparator" w:id="0">
    <w:p w14:paraId="452883C0" w14:textId="77777777" w:rsidR="00083E4B" w:rsidRDefault="00083E4B" w:rsidP="00083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61D4E" w14:textId="77777777" w:rsidR="00083E4B" w:rsidRDefault="00083E4B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E2117" w14:textId="77777777" w:rsidR="00083E4B" w:rsidRDefault="00083E4B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4DEA4" w14:textId="77777777" w:rsidR="00083E4B" w:rsidRDefault="00083E4B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87A3074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84ABFCE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E7D3EA4"/>
    <w:multiLevelType w:val="hybridMultilevel"/>
    <w:tmpl w:val="E3C0C9A0"/>
    <w:lvl w:ilvl="0" w:tplc="0E22A24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957284">
    <w:abstractNumId w:val="2"/>
  </w:num>
  <w:num w:numId="2" w16cid:durableId="214320213">
    <w:abstractNumId w:val="1"/>
  </w:num>
  <w:num w:numId="3" w16cid:durableId="64770810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va Nina Sparre Wandall">
    <w15:presenceInfo w15:providerId="AD" w15:userId="S::eva.nina.sparre.wandall@regionh.dk::2d565151-eb4b-4ff1-b9a0-cb762aa581c0"/>
  </w15:person>
  <w15:person w15:author="Clara Springhorn Grønkjær">
    <w15:presenceInfo w15:providerId="AD" w15:userId="S::clara.springhorn.groenkjaer@regionh.dk::d1a7231d-3832-433a-8b60-2bac343d15ad"/>
  </w15:person>
  <w15:person w15:author="Simon Horskjær Rasmussen">
    <w15:presenceInfo w15:providerId="AD" w15:userId="S::simon.horskjaer.rasmussen@regionh.dk::c504562a-f101-418e-b172-edf2563626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58"/>
    <w:rsid w:val="00051CCE"/>
    <w:rsid w:val="00082EF3"/>
    <w:rsid w:val="00083E4B"/>
    <w:rsid w:val="00116B7C"/>
    <w:rsid w:val="00133D9A"/>
    <w:rsid w:val="001B1592"/>
    <w:rsid w:val="001C7FFE"/>
    <w:rsid w:val="002155F0"/>
    <w:rsid w:val="00224AD6"/>
    <w:rsid w:val="00250989"/>
    <w:rsid w:val="00255D58"/>
    <w:rsid w:val="002A0E78"/>
    <w:rsid w:val="002B2D89"/>
    <w:rsid w:val="002D7DB7"/>
    <w:rsid w:val="00305191"/>
    <w:rsid w:val="00340A1D"/>
    <w:rsid w:val="0038430B"/>
    <w:rsid w:val="0039472F"/>
    <w:rsid w:val="003D0C18"/>
    <w:rsid w:val="003E2614"/>
    <w:rsid w:val="0040411D"/>
    <w:rsid w:val="00445F60"/>
    <w:rsid w:val="004518DA"/>
    <w:rsid w:val="0046586B"/>
    <w:rsid w:val="004E1ED3"/>
    <w:rsid w:val="00513E51"/>
    <w:rsid w:val="00566333"/>
    <w:rsid w:val="005A4FB7"/>
    <w:rsid w:val="005C54BF"/>
    <w:rsid w:val="005D1810"/>
    <w:rsid w:val="005D2FFC"/>
    <w:rsid w:val="00612A48"/>
    <w:rsid w:val="006236BA"/>
    <w:rsid w:val="00642069"/>
    <w:rsid w:val="006763FE"/>
    <w:rsid w:val="00677454"/>
    <w:rsid w:val="00845CC1"/>
    <w:rsid w:val="0089772B"/>
    <w:rsid w:val="008A3081"/>
    <w:rsid w:val="009411D6"/>
    <w:rsid w:val="00962ADA"/>
    <w:rsid w:val="009A1BB6"/>
    <w:rsid w:val="009A56FE"/>
    <w:rsid w:val="009C004C"/>
    <w:rsid w:val="009E5690"/>
    <w:rsid w:val="00A85BBE"/>
    <w:rsid w:val="00AB7527"/>
    <w:rsid w:val="00AD588D"/>
    <w:rsid w:val="00AF0498"/>
    <w:rsid w:val="00AF7269"/>
    <w:rsid w:val="00B43645"/>
    <w:rsid w:val="00B43FF4"/>
    <w:rsid w:val="00B84BB9"/>
    <w:rsid w:val="00BD638A"/>
    <w:rsid w:val="00BF6C8C"/>
    <w:rsid w:val="00D33129"/>
    <w:rsid w:val="00D47BE6"/>
    <w:rsid w:val="00D57E89"/>
    <w:rsid w:val="00DA365D"/>
    <w:rsid w:val="00DA6CE7"/>
    <w:rsid w:val="00DB07D6"/>
    <w:rsid w:val="00E050C8"/>
    <w:rsid w:val="00EA4315"/>
    <w:rsid w:val="00EB6494"/>
    <w:rsid w:val="00EC24C9"/>
    <w:rsid w:val="00ED430C"/>
    <w:rsid w:val="00F5566A"/>
    <w:rsid w:val="00F92A06"/>
    <w:rsid w:val="00FB05FB"/>
    <w:rsid w:val="00FE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2385755"/>
  <w15:chartTrackingRefBased/>
  <w15:docId w15:val="{08B73024-B891-46AE-9CA9-9346B8B9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30C"/>
    <w:rPr>
      <w:rFonts w:ascii="Times New Roman" w:hAnsi="Times New Roman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ED430C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D430C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ED430C"/>
    <w:pPr>
      <w:keepNext/>
      <w:keepLines/>
      <w:spacing w:before="40" w:after="0"/>
      <w:outlineLvl w:val="2"/>
    </w:pPr>
    <w:rPr>
      <w:rFonts w:eastAsiaTheme="majorEastAsia" w:cstheme="majorBidi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D430C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D430C"/>
    <w:rPr>
      <w:rFonts w:ascii="Times New Roman" w:eastAsiaTheme="majorEastAsia" w:hAnsi="Times New Roman" w:cstheme="majorBidi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D430C"/>
    <w:rPr>
      <w:rFonts w:ascii="Times New Roman" w:eastAsiaTheme="majorEastAsia" w:hAnsi="Times New Roman" w:cstheme="majorBidi"/>
      <w:sz w:val="26"/>
      <w:szCs w:val="26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D430C"/>
    <w:rPr>
      <w:rFonts w:ascii="Times New Roman" w:eastAsiaTheme="majorEastAsia" w:hAnsi="Times New Roman" w:cstheme="majorBidi"/>
      <w:i/>
      <w:iCs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ED430C"/>
    <w:rPr>
      <w:rFonts w:ascii="Times New Roman" w:eastAsiaTheme="majorEastAsia" w:hAnsi="Times New Roman" w:cstheme="majorBidi"/>
      <w:sz w:val="24"/>
      <w:szCs w:val="24"/>
    </w:rPr>
  </w:style>
  <w:style w:type="paragraph" w:styleId="Listeafsnit">
    <w:name w:val="List Paragraph"/>
    <w:basedOn w:val="Normal"/>
    <w:uiPriority w:val="34"/>
    <w:qFormat/>
    <w:rsid w:val="00305191"/>
    <w:pPr>
      <w:ind w:left="720"/>
      <w:contextualSpacing/>
    </w:pPr>
  </w:style>
  <w:style w:type="table" w:styleId="Tabel-Gitter">
    <w:name w:val="Table Grid"/>
    <w:basedOn w:val="Tabel-Normal"/>
    <w:uiPriority w:val="39"/>
    <w:rsid w:val="00305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2B2D89"/>
    <w:pPr>
      <w:outlineLvl w:val="9"/>
    </w:pPr>
    <w:rPr>
      <w:rFonts w:asciiTheme="majorHAnsi" w:hAnsiTheme="majorHAnsi"/>
      <w:color w:val="2F5496" w:themeColor="accent1" w:themeShade="BF"/>
      <w:kern w:val="0"/>
      <w:lang w:val="en-US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2B2D89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2B2D89"/>
    <w:pPr>
      <w:spacing w:after="100"/>
      <w:ind w:left="220"/>
    </w:pPr>
  </w:style>
  <w:style w:type="character" w:styleId="Hyperlink">
    <w:name w:val="Hyperlink"/>
    <w:basedOn w:val="Standardskrifttypeiafsnit"/>
    <w:uiPriority w:val="99"/>
    <w:unhideWhenUsed/>
    <w:rsid w:val="002B2D89"/>
    <w:rPr>
      <w:color w:val="0563C1" w:themeColor="hyperlink"/>
      <w:u w:val="single"/>
    </w:rPr>
  </w:style>
  <w:style w:type="paragraph" w:styleId="Opstilling-punkttegn">
    <w:name w:val="List Bullet"/>
    <w:basedOn w:val="Normal"/>
    <w:uiPriority w:val="99"/>
    <w:semiHidden/>
    <w:unhideWhenUsed/>
    <w:rsid w:val="00083E4B"/>
    <w:pPr>
      <w:numPr>
        <w:numId w:val="2"/>
      </w:numPr>
      <w:contextualSpacing/>
    </w:pPr>
  </w:style>
  <w:style w:type="paragraph" w:styleId="Opstilling-talellerbogst">
    <w:name w:val="List Number"/>
    <w:basedOn w:val="Normal"/>
    <w:uiPriority w:val="99"/>
    <w:semiHidden/>
    <w:unhideWhenUsed/>
    <w:rsid w:val="00083E4B"/>
    <w:pPr>
      <w:numPr>
        <w:numId w:val="3"/>
      </w:numPr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083E4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83E4B"/>
    <w:rPr>
      <w:rFonts w:ascii="Times New Roman" w:hAnsi="Times New Roman"/>
    </w:rPr>
  </w:style>
  <w:style w:type="paragraph" w:styleId="Sidefod">
    <w:name w:val="footer"/>
    <w:basedOn w:val="Normal"/>
    <w:link w:val="SidefodTegn"/>
    <w:uiPriority w:val="99"/>
    <w:unhideWhenUsed/>
    <w:rsid w:val="00083E4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83E4B"/>
    <w:rPr>
      <w:rFonts w:ascii="Times New Roman" w:hAnsi="Times New Roman"/>
    </w:rPr>
  </w:style>
  <w:style w:type="paragraph" w:styleId="Korrektur">
    <w:name w:val="Revision"/>
    <w:hidden/>
    <w:uiPriority w:val="99"/>
    <w:semiHidden/>
    <w:rsid w:val="00083E4B"/>
    <w:pPr>
      <w:spacing w:after="0" w:line="240" w:lineRule="auto"/>
    </w:pPr>
    <w:rPr>
      <w:rFonts w:ascii="Times New Roman" w:hAnsi="Times New Roman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57E89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D57E89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D57E89"/>
    <w:rPr>
      <w:rFonts w:ascii="Times New Roman" w:hAnsi="Times New Roman"/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57E89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57E8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7132</TotalTime>
  <Pages>9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Springhorn Grønkjær</dc:creator>
  <cp:keywords/>
  <dc:description/>
  <cp:lastModifiedBy>Eva Nina Sparre Wandall</cp:lastModifiedBy>
  <cp:revision>37</cp:revision>
  <dcterms:created xsi:type="dcterms:W3CDTF">2024-12-18T15:13:00Z</dcterms:created>
  <dcterms:modified xsi:type="dcterms:W3CDTF">2026-01-13T13:59:00Z</dcterms:modified>
</cp:coreProperties>
</file>